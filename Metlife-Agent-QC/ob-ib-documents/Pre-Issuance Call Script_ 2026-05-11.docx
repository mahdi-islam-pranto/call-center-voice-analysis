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9090"/>
      </w:tblGrid>
      <w:tr w:rsidR="0052616D" w:rsidRPr="009C7FBC" w14:paraId="39039453" w14:textId="77777777" w:rsidTr="00AA7E99">
        <w:trPr>
          <w:trHeight w:val="1340"/>
        </w:trPr>
        <w:tc>
          <w:tcPr>
            <w:tcW w:w="1350" w:type="dxa"/>
          </w:tcPr>
          <w:p w14:paraId="6E6B809E" w14:textId="6C4A2379" w:rsidR="00884B14" w:rsidRPr="009C7FBC" w:rsidRDefault="00884B14" w:rsidP="00893E71">
            <w:pPr>
              <w:rPr>
                <w:rFonts w:ascii="Arial" w:hAnsi="Arial" w:cs="Arial"/>
                <w:sz w:val="20"/>
                <w:szCs w:val="20"/>
                <w:lang w:bidi="bn-BD"/>
              </w:rPr>
            </w:pPr>
          </w:p>
          <w:p w14:paraId="1626B17D" w14:textId="77777777" w:rsidR="00884B14" w:rsidRDefault="00884B14" w:rsidP="00893E71">
            <w:pPr>
              <w:rPr>
                <w:rFonts w:ascii="Arial" w:hAnsi="Arial" w:cs="Arial"/>
                <w:b/>
                <w:sz w:val="20"/>
                <w:szCs w:val="20"/>
                <w:lang w:bidi="bn-BD"/>
              </w:rPr>
            </w:pPr>
          </w:p>
          <w:p w14:paraId="7218F50A" w14:textId="77777777" w:rsidR="00BF6305" w:rsidRDefault="00BF6305" w:rsidP="00893E71">
            <w:pPr>
              <w:rPr>
                <w:rFonts w:ascii="Arial" w:hAnsi="Arial" w:cs="Arial"/>
                <w:b/>
                <w:sz w:val="20"/>
                <w:szCs w:val="20"/>
                <w:lang w:bidi="bn-BD"/>
              </w:rPr>
            </w:pPr>
          </w:p>
          <w:p w14:paraId="2D323026" w14:textId="3B55F109" w:rsidR="00BF6305" w:rsidRPr="009C7FBC" w:rsidRDefault="00BF6305" w:rsidP="00893E71">
            <w:pPr>
              <w:rPr>
                <w:rFonts w:ascii="Arial" w:hAnsi="Arial" w:cs="Arial"/>
                <w:b/>
                <w:sz w:val="20"/>
                <w:szCs w:val="20"/>
                <w:lang w:bidi="bn-BD"/>
              </w:rPr>
            </w:pPr>
            <w:r w:rsidRPr="00BF6305">
              <w:rPr>
                <w:rFonts w:ascii="Arial" w:hAnsi="Arial" w:cs="Arial"/>
                <w:bCs/>
                <w:sz w:val="20"/>
                <w:szCs w:val="20"/>
                <w:lang w:bidi="bn-BD"/>
              </w:rPr>
              <w:t>Opening</w:t>
            </w:r>
          </w:p>
        </w:tc>
        <w:tc>
          <w:tcPr>
            <w:tcW w:w="9090" w:type="dxa"/>
          </w:tcPr>
          <w:p w14:paraId="796DFA4B" w14:textId="3591BB71" w:rsidR="00884B14" w:rsidRPr="009C7FBC" w:rsidRDefault="00884B14" w:rsidP="00893E71">
            <w:pPr>
              <w:jc w:val="both"/>
              <w:rPr>
                <w:rFonts w:ascii="Kalpurush" w:hAnsi="Kalpurush" w:cs="Kalpurush"/>
                <w:sz w:val="20"/>
                <w:szCs w:val="20"/>
                <w:lang w:bidi="bn-BD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>আসসালামু আলায়কুম /</w:t>
            </w:r>
            <w:r w:rsidR="00047421"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 নমস্কার /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 আদাব।</w:t>
            </w:r>
            <w:r w:rsidR="00401F32" w:rsidRPr="009C7FBC">
              <w:rPr>
                <w:rFonts w:ascii="Kalpurush" w:hAnsi="Kalpurush" w:cs="Kalpurush"/>
                <w:sz w:val="20"/>
                <w:szCs w:val="20"/>
                <w:lang w:bidi="bn-BD"/>
              </w:rPr>
              <w:t xml:space="preserve"> Good Morning / Good Afternoon / Good Evening </w:t>
            </w:r>
          </w:p>
          <w:p w14:paraId="0B27FCF2" w14:textId="4B4AD3DF" w:rsidR="00884B14" w:rsidRPr="009C7FBC" w:rsidRDefault="00884B14" w:rsidP="00893E71">
            <w:pPr>
              <w:jc w:val="both"/>
              <w:rPr>
                <w:rFonts w:ascii="Kalpurush" w:hAnsi="Kalpurush" w:cs="Kalpurush"/>
                <w:sz w:val="20"/>
                <w:szCs w:val="20"/>
                <w:lang w:bidi="bn-BD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মেটলাই</w:t>
            </w:r>
            <w:r w:rsidR="0010245A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ফের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lang w:bidi="bn-BD"/>
              </w:rPr>
              <w:t>Call Center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 থেকে আমি </w:t>
            </w:r>
            <w:r w:rsidR="003D73FE"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>________</w:t>
            </w:r>
            <w:r w:rsidRPr="009C7FBC">
              <w:rPr>
                <w:rFonts w:ascii="Kalpurush" w:hAnsi="Kalpurush" w:cs="Kalpurush"/>
                <w:sz w:val="20"/>
                <w:szCs w:val="20"/>
                <w:lang w:bidi="bn-BD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>বলছি</w:t>
            </w:r>
            <w:r w:rsidR="003D73FE" w:rsidRPr="009C7FBC">
              <w:rPr>
                <w:rFonts w:ascii="Kalpurush" w:hAnsi="Kalpurush" w:cs="Kalpurush" w:hint="cs"/>
                <w:sz w:val="20"/>
                <w:szCs w:val="20"/>
                <w:cs/>
                <w:lang w:bidi="bn-BD"/>
              </w:rPr>
              <w:t>।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 আমি কি </w:t>
            </w:r>
            <w:r w:rsidR="003D73FE" w:rsidRPr="009C7FBC">
              <w:rPr>
                <w:rFonts w:ascii="Kalpurush" w:hAnsi="Kalpurush" w:cs="Kalpurush" w:hint="cs"/>
                <w:sz w:val="20"/>
                <w:szCs w:val="20"/>
                <w:cs/>
                <w:lang w:bidi="bn-BD"/>
              </w:rPr>
              <w:t>________</w:t>
            </w:r>
            <w:r w:rsidRPr="009C7FBC">
              <w:rPr>
                <w:rFonts w:ascii="Kalpurush" w:hAnsi="Kalpurush" w:cs="Kalpurush"/>
                <w:sz w:val="20"/>
                <w:szCs w:val="20"/>
                <w:lang w:bidi="bn-BD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স্যারের / ম্যাডামের সাথে কথা বলছি? </w:t>
            </w:r>
          </w:p>
          <w:p w14:paraId="0B8D6A2D" w14:textId="77777777" w:rsidR="00884B14" w:rsidRPr="009C7FBC" w:rsidRDefault="00884B14" w:rsidP="00893E71">
            <w:pPr>
              <w:jc w:val="both"/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ধন্যবাদ, স্যার / ম্যাডাম! </w:t>
            </w:r>
          </w:p>
          <w:p w14:paraId="0462C73E" w14:textId="288805B3" w:rsidR="00884B14" w:rsidRDefault="0010245A" w:rsidP="00884B14">
            <w:pPr>
              <w:jc w:val="both"/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সম্প্রতি </w:t>
            </w:r>
            <w:r w:rsidR="00E03329" w:rsidRPr="009C7FBC">
              <w:rPr>
                <w:rFonts w:ascii="Kalpurush" w:hAnsi="Kalpurush" w:cs="Kalpurush" w:hint="cs"/>
                <w:sz w:val="20"/>
                <w:szCs w:val="20"/>
                <w:cs/>
                <w:lang w:bidi="bn-BD"/>
              </w:rPr>
              <w:t xml:space="preserve">মেটলাইফ থেকে </w:t>
            </w:r>
            <w:r w:rsidR="00884B14"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নতুন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একটি </w:t>
            </w:r>
            <w:r w:rsidR="00884B14"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>বীমা পলিসি</w:t>
            </w:r>
            <w:r w:rsidR="00E03329" w:rsidRPr="009C7FBC">
              <w:rPr>
                <w:rFonts w:ascii="Kalpurush" w:hAnsi="Kalpurush" w:cs="Kalpurush" w:hint="cs"/>
                <w:sz w:val="20"/>
                <w:szCs w:val="20"/>
                <w:cs/>
                <w:lang w:bidi="bn-BD"/>
              </w:rPr>
              <w:t xml:space="preserve"> </w:t>
            </w:r>
            <w:r w:rsidR="004B6445" w:rsidRPr="00955013">
              <w:rPr>
                <w:rFonts w:ascii="Kalpurush" w:hAnsi="Kalpurush" w:cs="Kalpurush" w:hint="cs"/>
                <w:sz w:val="20"/>
                <w:szCs w:val="20"/>
                <w:cs/>
                <w:lang w:bidi="bn-BD"/>
              </w:rPr>
              <w:t>গ্রহনের জন্য আবেদন</w:t>
            </w:r>
            <w:r w:rsidR="004B6445" w:rsidRPr="00955013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884B14" w:rsidRPr="00955013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>করেছেন</w:t>
            </w:r>
            <w:r w:rsidR="00917A23" w:rsidRPr="00955013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।</w:t>
            </w:r>
            <w:r w:rsidR="00E03329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 সে ব্যাপারে কথা বলার জন্য কল করেছি। </w:t>
            </w:r>
            <w:r w:rsidR="00884B14"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কয়েক মিনিট সময় কি আমি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এখন </w:t>
            </w:r>
            <w:r w:rsidR="00884B14"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পেতে পারি? </w:t>
            </w:r>
          </w:p>
          <w:p w14:paraId="754A2893" w14:textId="00DA4DDF" w:rsidR="00D10F78" w:rsidRPr="009C7FBC" w:rsidRDefault="00D10F78" w:rsidP="00884B14">
            <w:pPr>
              <w:jc w:val="both"/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</w:pPr>
          </w:p>
        </w:tc>
      </w:tr>
      <w:tr w:rsidR="0052616D" w:rsidRPr="009C7FBC" w14:paraId="0C60DAC2" w14:textId="77777777" w:rsidTr="00AA7E99">
        <w:trPr>
          <w:trHeight w:val="1356"/>
        </w:trPr>
        <w:tc>
          <w:tcPr>
            <w:tcW w:w="1350" w:type="dxa"/>
          </w:tcPr>
          <w:p w14:paraId="2CD0976F" w14:textId="77777777" w:rsidR="00DB03EE" w:rsidRPr="009C7FBC" w:rsidRDefault="00DB03EE" w:rsidP="00893E71">
            <w:pPr>
              <w:rPr>
                <w:rFonts w:ascii="Arial" w:hAnsi="Arial" w:cstheme="minorBidi"/>
                <w:sz w:val="20"/>
                <w:szCs w:val="20"/>
                <w:cs/>
                <w:lang w:bidi="bn-BD"/>
              </w:rPr>
            </w:pPr>
          </w:p>
          <w:p w14:paraId="295F5DE1" w14:textId="77777777" w:rsidR="00DB03EE" w:rsidRPr="009C7FBC" w:rsidRDefault="00DB03EE" w:rsidP="00893E71">
            <w:pPr>
              <w:rPr>
                <w:rFonts w:ascii="Arial" w:hAnsi="Arial" w:cstheme="minorBidi"/>
                <w:sz w:val="20"/>
                <w:szCs w:val="20"/>
                <w:cs/>
                <w:lang w:bidi="bn-BD"/>
              </w:rPr>
            </w:pPr>
          </w:p>
          <w:p w14:paraId="595E16FB" w14:textId="594E3BF7" w:rsidR="005C3F9B" w:rsidRPr="009C7FBC" w:rsidRDefault="005C3F9B" w:rsidP="00893E71">
            <w:pPr>
              <w:rPr>
                <w:rFonts w:ascii="Arial" w:hAnsi="Arial" w:cs="Arial"/>
                <w:sz w:val="20"/>
                <w:szCs w:val="20"/>
                <w:lang w:bidi="bn-IN"/>
              </w:rPr>
            </w:pPr>
            <w:r w:rsidRPr="009C7FBC">
              <w:rPr>
                <w:rFonts w:ascii="Arial" w:hAnsi="Arial" w:cs="Arial"/>
                <w:sz w:val="20"/>
                <w:szCs w:val="20"/>
                <w:cs/>
                <w:lang w:bidi="bn-BD"/>
              </w:rPr>
              <w:t xml:space="preserve">Applicant ID </w:t>
            </w:r>
            <w:r w:rsidRPr="009C7FBC">
              <w:rPr>
                <w:rFonts w:ascii="Arial" w:hAnsi="Arial" w:cs="Arial"/>
                <w:sz w:val="20"/>
                <w:szCs w:val="20"/>
                <w:lang w:bidi="bn-BD"/>
              </w:rPr>
              <w:t>Verification</w:t>
            </w:r>
            <w:r w:rsidRPr="009C7FBC">
              <w:rPr>
                <w:rFonts w:ascii="Arial" w:hAnsi="Arial" w:cs="Arial"/>
                <w:sz w:val="20"/>
                <w:szCs w:val="20"/>
                <w:cs/>
                <w:lang w:bidi="bn-BD"/>
              </w:rPr>
              <w:t xml:space="preserve"> through Y-O-B or AGE confirmation</w:t>
            </w:r>
          </w:p>
          <w:p w14:paraId="09A48B6E" w14:textId="57B57485" w:rsidR="005C3F9B" w:rsidRPr="009C7FBC" w:rsidRDefault="005C3F9B" w:rsidP="00893E71">
            <w:pPr>
              <w:rPr>
                <w:rFonts w:ascii="Arial" w:hAnsi="Arial" w:cs="Arial"/>
                <w:b/>
                <w:sz w:val="20"/>
                <w:szCs w:val="20"/>
                <w:cs/>
                <w:lang w:bidi="bn-IN"/>
              </w:rPr>
            </w:pPr>
          </w:p>
        </w:tc>
        <w:tc>
          <w:tcPr>
            <w:tcW w:w="9090" w:type="dxa"/>
          </w:tcPr>
          <w:p w14:paraId="0885B230" w14:textId="291B30BC" w:rsidR="005C3F9B" w:rsidRPr="009C7FBC" w:rsidRDefault="005C3F9B" w:rsidP="00893E71">
            <w:pPr>
              <w:jc w:val="both"/>
              <w:rPr>
                <w:rFonts w:ascii="Kalpurush" w:hAnsi="Kalpurush" w:cs="Kalpurush"/>
                <w:sz w:val="20"/>
                <w:szCs w:val="20"/>
                <w:lang w:bidi="bn-BD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ধন্যবাদ।  </w:t>
            </w:r>
            <w:r w:rsidR="0076545A"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শুরুতেই জানিয়ে রাখছি,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ভবিষতে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আপনাদেরকে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আরো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উন্নত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সেবা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দেয়ার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326705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লক্</w:t>
            </w:r>
            <w:r w:rsidR="00FE7C77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ষ্যে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এই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কল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টি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রেকর্ড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করা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হচ্ছে</w:t>
            </w:r>
            <w:r w:rsidR="00917A23" w:rsidRPr="009C7FBC" w:rsidDel="00917A23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>।</w:t>
            </w:r>
          </w:p>
          <w:p w14:paraId="7A568498" w14:textId="6231D1C1" w:rsidR="00917A23" w:rsidRDefault="0073649B" w:rsidP="00893E71">
            <w:pPr>
              <w:jc w:val="both"/>
              <w:rPr>
                <w:ins w:id="0" w:author="Qumrul, Sayed-Ur-Rahman" w:date="2026-05-10T16:11:00Z" w16du:dateUtc="2026-05-10T10:11:00Z"/>
                <w:rFonts w:ascii="Kalpurush" w:hAnsi="Kalpurush" w:cs="Kalpurush"/>
                <w:sz w:val="20"/>
                <w:szCs w:val="20"/>
                <w:lang w:bidi="bn-IN"/>
              </w:rPr>
            </w:pPr>
            <w:ins w:id="1" w:author="Qumrul, Sayed-Ur-Rahman" w:date="2026-05-10T16:10:00Z" w16du:dateUtc="2026-05-10T10:10:00Z">
              <w:r>
                <w:rPr>
                  <w:rFonts w:ascii="Kalpurush" w:hAnsi="Kalpurush" w:cs="Kalpurush"/>
                  <w:sz w:val="20"/>
                  <w:szCs w:val="20"/>
                  <w:cs/>
                  <w:lang w:bidi="bn-IN"/>
                </w:rPr>
                <w:t>১</w:t>
              </w:r>
            </w:ins>
            <w:ins w:id="2" w:author="Qumrul, Sayed-Ur-Rahman" w:date="2026-05-10T16:11:00Z" w16du:dateUtc="2026-05-10T10:11:00Z">
              <w:r>
                <w:rPr>
                  <w:rFonts w:ascii="Kalpurush" w:hAnsi="Kalpurush" w:cs="Kalpurush"/>
                  <w:sz w:val="20"/>
                  <w:szCs w:val="20"/>
                  <w:cs/>
                  <w:lang w:bidi="bn-IN"/>
                </w:rPr>
                <w:t>)</w:t>
              </w:r>
              <w:r w:rsidR="00EE1FE6">
                <w:rPr>
                  <w:rFonts w:ascii="Kalpurush" w:hAnsi="Kalpurush" w:cs="Kalpurush"/>
                  <w:sz w:val="20"/>
                  <w:szCs w:val="20"/>
                  <w:cs/>
                  <w:lang w:bidi="bn-IN"/>
                </w:rPr>
                <w:t xml:space="preserve"> </w:t>
              </w:r>
            </w:ins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স্যার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আপনাকে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জানিয়ে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রাখতে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চাই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যে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ইন্সুরেন্স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করার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ক্ষেত্রে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জন্ম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তারিখ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সঠিক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ভাবে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দেয়াটা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খুবই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গুরুত্বপূর্ণ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।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এই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লক্ষে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আপনি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পলিসি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এপ্লিকেশ</w:t>
            </w:r>
            <w:r w:rsidR="009F1EF5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নে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উল্লেখ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করা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আপনার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জন্ম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তারিখটি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বলবেন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কি</w:t>
            </w:r>
            <w:r w:rsidR="00917A23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>?</w:t>
            </w:r>
          </w:p>
          <w:p w14:paraId="490D4545" w14:textId="50245DE8" w:rsidR="0073649B" w:rsidRDefault="00EE1FE6" w:rsidP="00893E71">
            <w:pPr>
              <w:jc w:val="both"/>
              <w:rPr>
                <w:ins w:id="3" w:author="Qumrul, Sayed-Ur-Rahman" w:date="2026-05-10T16:15:00Z" w16du:dateUtc="2026-05-10T10:15:00Z"/>
                <w:rFonts w:ascii="Kalpurush" w:hAnsi="Kalpurush" w:cs="Kalpurush"/>
                <w:sz w:val="20"/>
                <w:szCs w:val="20"/>
                <w:lang w:bidi="bn-BD"/>
              </w:rPr>
            </w:pPr>
            <w:ins w:id="4" w:author="Qumrul, Sayed-Ur-Rahman" w:date="2026-05-10T16:11:00Z" w16du:dateUtc="2026-05-10T10:11:00Z">
              <w:r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২) </w:t>
              </w:r>
            </w:ins>
            <w:ins w:id="5" w:author="Qumrul, Sayed-Ur-Rahman" w:date="2026-05-10T16:13:00Z" w16du:dateUtc="2026-05-10T10:13:00Z">
              <w:r w:rsidR="00357F7E">
                <w:rPr>
                  <w:rFonts w:ascii="Kalpurush" w:hAnsi="Kalpurush" w:cs="Kalpurush"/>
                  <w:sz w:val="20"/>
                  <w:szCs w:val="20"/>
                  <w:lang w:bidi="bn-BD"/>
                </w:rPr>
                <w:t>স্যার/</w:t>
              </w:r>
              <w:r w:rsidR="00757ED3">
                <w:rPr>
                  <w:rFonts w:ascii="Kalpurush" w:hAnsi="Kalpurush" w:cs="Kalpurush"/>
                  <w:sz w:val="20"/>
                  <w:szCs w:val="20"/>
                  <w:lang w:bidi="bn-BD"/>
                </w:rPr>
                <w:t>ম্যাডাম</w:t>
              </w:r>
            </w:ins>
            <w:ins w:id="6" w:author="Qumrul, Sayed-Ur-Rahman" w:date="2026-05-10T16:14:00Z" w16du:dateUtc="2026-05-10T10:14:00Z">
              <w:r w:rsidR="000F2011"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, </w:t>
              </w:r>
              <w:r w:rsidR="0015207D">
                <w:rPr>
                  <w:rFonts w:ascii="Kalpurush" w:hAnsi="Kalpurush" w:cs="Kalpurush"/>
                  <w:sz w:val="20"/>
                  <w:szCs w:val="20"/>
                  <w:lang w:bidi="bn-BD"/>
                </w:rPr>
                <w:t>______মাস পর পর আপনি কতো টাকা করে প্রি</w:t>
              </w:r>
            </w:ins>
            <w:ins w:id="7" w:author="Qumrul, Sayed-Ur-Rahman" w:date="2026-05-10T16:15:00Z" w16du:dateUtc="2026-05-10T10:15:00Z">
              <w:r w:rsidR="0015207D">
                <w:rPr>
                  <w:rFonts w:ascii="Kalpurush" w:hAnsi="Kalpurush" w:cs="Kalpurush"/>
                  <w:sz w:val="20"/>
                  <w:szCs w:val="20"/>
                  <w:lang w:bidi="bn-BD"/>
                </w:rPr>
                <w:t>মিয়াম দেওয়ার সিদ্ধান্ত নিয়েছে</w:t>
              </w:r>
              <w:r w:rsidR="00797D6E">
                <w:rPr>
                  <w:rFonts w:ascii="Kalpurush" w:hAnsi="Kalpurush" w:cs="Kalpurush"/>
                  <w:sz w:val="20"/>
                  <w:szCs w:val="20"/>
                  <w:lang w:bidi="bn-BD"/>
                </w:rPr>
                <w:t>ন বলবেন কি?</w:t>
              </w:r>
            </w:ins>
          </w:p>
          <w:p w14:paraId="1F751A16" w14:textId="08B7B727" w:rsidR="00797D6E" w:rsidRDefault="00797D6E" w:rsidP="00893E71">
            <w:pPr>
              <w:jc w:val="both"/>
              <w:rPr>
                <w:ins w:id="8" w:author="Qumrul, Sayed-Ur-Rahman" w:date="2026-05-11T09:59:00Z" w16du:dateUtc="2026-05-11T03:59:00Z"/>
                <w:rFonts w:ascii="Kalpurush" w:hAnsi="Kalpurush" w:cs="Kalpurush"/>
                <w:sz w:val="20"/>
                <w:szCs w:val="20"/>
                <w:lang w:bidi="bn-BD"/>
              </w:rPr>
            </w:pPr>
            <w:ins w:id="9" w:author="Qumrul, Sayed-Ur-Rahman" w:date="2026-05-10T16:15:00Z" w16du:dateUtc="2026-05-10T10:15:00Z">
              <w:r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৩) </w:t>
              </w:r>
            </w:ins>
            <w:ins w:id="10" w:author="Qumrul, Sayed-Ur-Rahman" w:date="2026-05-11T09:57:00Z" w16du:dateUtc="2026-05-11T03:57:00Z">
              <w:r w:rsidR="00992E7B">
                <w:rPr>
                  <w:rFonts w:ascii="Kalpurush" w:hAnsi="Kalpurush" w:cs="Kalpurush"/>
                  <w:sz w:val="20"/>
                  <w:szCs w:val="20"/>
                  <w:lang w:bidi="bn-BD"/>
                </w:rPr>
                <w:t>স্যার/ম্যাডাম,</w:t>
              </w:r>
              <w:r w:rsidR="00C84B48"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 </w:t>
              </w:r>
            </w:ins>
            <w:ins w:id="11" w:author="Qumrul, Sayed-Ur-Rahman" w:date="2026-05-11T09:58:00Z" w16du:dateUtc="2026-05-11T03:58:00Z">
              <w:r w:rsidR="00EE0337">
                <w:rPr>
                  <w:rFonts w:ascii="Kalpurush" w:hAnsi="Kalpurush" w:cs="Kalpurush"/>
                  <w:sz w:val="20"/>
                  <w:szCs w:val="20"/>
                  <w:lang w:bidi="bn-BD"/>
                </w:rPr>
                <w:t>আপনার পলিসির Face Amount কতো</w:t>
              </w:r>
              <w:r w:rsidR="00C13013"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 বা আপনি কতো টাকার পলিসি করেছেন</w:t>
              </w:r>
            </w:ins>
            <w:ins w:id="12" w:author="Qumrul, Sayed-Ur-Rahman" w:date="2026-05-11T09:59:00Z" w16du:dateUtc="2026-05-11T03:59:00Z">
              <w:r w:rsidR="00C13013"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 দয়া করে বলবেন কি?</w:t>
              </w:r>
            </w:ins>
          </w:p>
          <w:p w14:paraId="520F2293" w14:textId="25CB9347" w:rsidR="00C13013" w:rsidRDefault="009874AF" w:rsidP="00893E71">
            <w:pPr>
              <w:jc w:val="both"/>
              <w:rPr>
                <w:ins w:id="13" w:author="Qumrul, Sayed-Ur-Rahman" w:date="2026-05-11T10:00:00Z" w16du:dateUtc="2026-05-11T04:00:00Z"/>
                <w:rFonts w:ascii="Kalpurush" w:hAnsi="Kalpurush" w:cs="Kalpurush"/>
                <w:sz w:val="20"/>
                <w:szCs w:val="20"/>
                <w:lang w:bidi="bn-BD"/>
              </w:rPr>
            </w:pPr>
            <w:ins w:id="14" w:author="Qumrul, Sayed-Ur-Rahman" w:date="2026-05-11T09:59:00Z" w16du:dateUtc="2026-05-11T03:59:00Z">
              <w:r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৪) </w:t>
              </w:r>
              <w:r>
                <w:rPr>
                  <w:rFonts w:ascii="Kalpurush" w:hAnsi="Kalpurush" w:cs="Kalpurush"/>
                  <w:sz w:val="20"/>
                  <w:szCs w:val="20"/>
                  <w:lang w:bidi="bn-BD"/>
                </w:rPr>
                <w:t>স্যার/ম্যাডাম,</w:t>
              </w:r>
              <w:r w:rsidR="002A7FA8"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 আপনার পলিসির মেয়াদ ক</w:t>
              </w:r>
            </w:ins>
            <w:ins w:id="15" w:author="Qumrul, Sayed-Ur-Rahman" w:date="2026-05-11T10:00:00Z" w16du:dateUtc="2026-05-11T04:00:00Z">
              <w:r w:rsidR="002A7FA8"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তো </w:t>
              </w:r>
              <w:r w:rsidR="00402FA3">
                <w:rPr>
                  <w:rFonts w:ascii="Kalpurush" w:hAnsi="Kalpurush" w:cs="Kalpurush"/>
                  <w:sz w:val="20"/>
                  <w:szCs w:val="20"/>
                  <w:lang w:bidi="bn-BD"/>
                </w:rPr>
                <w:t>বছরের</w:t>
              </w:r>
              <w:r w:rsidR="002A7FA8"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 বা আপনি কতো </w:t>
              </w:r>
              <w:r w:rsidR="00402FA3">
                <w:rPr>
                  <w:rFonts w:ascii="Kalpurush" w:hAnsi="Kalpurush" w:cs="Kalpurush"/>
                  <w:sz w:val="20"/>
                  <w:szCs w:val="20"/>
                  <w:lang w:bidi="bn-BD"/>
                </w:rPr>
                <w:t>বছরের</w:t>
              </w:r>
              <w:r w:rsidR="002A7FA8"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 জন্য</w:t>
              </w:r>
              <w:r w:rsidR="00402FA3"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 পলিসি নিয়েছেন বলবেন কি?</w:t>
              </w:r>
            </w:ins>
          </w:p>
          <w:p w14:paraId="722411A0" w14:textId="30B19F62" w:rsidR="00183E2D" w:rsidRDefault="00183E2D" w:rsidP="00893E71">
            <w:pPr>
              <w:jc w:val="both"/>
              <w:rPr>
                <w:ins w:id="16" w:author="Qumrul, Sayed-Ur-Rahman" w:date="2026-05-11T10:10:00Z" w16du:dateUtc="2026-05-11T04:10:00Z"/>
                <w:rFonts w:ascii="Kalpurush" w:hAnsi="Kalpurush" w:cs="Kalpurush"/>
                <w:sz w:val="20"/>
                <w:szCs w:val="20"/>
                <w:lang w:bidi="bn-BD"/>
              </w:rPr>
            </w:pPr>
            <w:ins w:id="17" w:author="Qumrul, Sayed-Ur-Rahman" w:date="2026-05-11T10:00:00Z" w16du:dateUtc="2026-05-11T04:00:00Z">
              <w:r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৫) </w:t>
              </w:r>
            </w:ins>
            <w:ins w:id="18" w:author="Qumrul, Sayed-Ur-Rahman" w:date="2026-05-11T10:01:00Z" w16du:dateUtc="2026-05-11T04:01:00Z">
              <w:r w:rsidR="00FC3741">
                <w:rPr>
                  <w:rFonts w:ascii="Kalpurush" w:hAnsi="Kalpurush" w:cs="Kalpurush"/>
                  <w:sz w:val="20"/>
                  <w:szCs w:val="20"/>
                  <w:lang w:bidi="bn-BD"/>
                </w:rPr>
                <w:t>স্যার/ম্যাডাম,</w:t>
              </w:r>
              <w:r w:rsidR="00FC3741"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 </w:t>
              </w:r>
            </w:ins>
            <w:ins w:id="19" w:author="Qumrul, Sayed-Ur-Rahman" w:date="2026-05-11T10:08:00Z" w16du:dateUtc="2026-05-11T04:08:00Z">
              <w:r w:rsidR="007A769B">
                <w:rPr>
                  <w:rFonts w:ascii="Kalpurush" w:hAnsi="Kalpurush" w:cs="Kalpurush"/>
                  <w:sz w:val="20"/>
                  <w:szCs w:val="20"/>
                  <w:lang w:bidi="bn-BD"/>
                </w:rPr>
                <w:t>আপনি কার</w:t>
              </w:r>
              <w:r w:rsidR="00252B36"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 জন্য পলিসিটি </w:t>
              </w:r>
            </w:ins>
            <w:ins w:id="20" w:author="Qumrul, Sayed-Ur-Rahman" w:date="2026-05-11T10:03:00Z" w16du:dateUtc="2026-05-11T04:03:00Z">
              <w:r w:rsidR="00BA0EF8">
                <w:rPr>
                  <w:rFonts w:ascii="Kalpurush" w:hAnsi="Kalpurush" w:cs="Kalpurush"/>
                  <w:sz w:val="20"/>
                  <w:szCs w:val="20"/>
                  <w:lang w:bidi="bn-BD"/>
                </w:rPr>
                <w:t>করেছেন</w:t>
              </w:r>
            </w:ins>
            <w:ins w:id="21" w:author="Qumrul, Sayed-Ur-Rahman" w:date="2026-05-11T10:09:00Z" w16du:dateUtc="2026-05-11T04:09:00Z">
              <w:r w:rsidR="00252B36"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 বলবেন কি?</w:t>
              </w:r>
            </w:ins>
          </w:p>
          <w:p w14:paraId="1EB43325" w14:textId="1BBD6F25" w:rsidR="00116745" w:rsidRDefault="00661237" w:rsidP="00893E71">
            <w:pPr>
              <w:jc w:val="both"/>
              <w:rPr>
                <w:ins w:id="22" w:author="Qumrul, Sayed-Ur-Rahman" w:date="2026-05-11T10:10:00Z" w16du:dateUtc="2026-05-11T04:10:00Z"/>
                <w:rFonts w:ascii="Kalpurush" w:hAnsi="Kalpurush" w:cs="Kalpurush"/>
                <w:sz w:val="20"/>
                <w:szCs w:val="20"/>
                <w:lang w:bidi="bn-BD"/>
              </w:rPr>
            </w:pPr>
            <w:ins w:id="23" w:author="Qumrul, Sayed-Ur-Rahman" w:date="2026-05-11T10:10:00Z" w16du:dateUtc="2026-05-11T04:10:00Z">
              <w:r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[Caller will verify </w:t>
              </w:r>
              <w:r w:rsidR="00F94354"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applicant </w:t>
              </w:r>
            </w:ins>
            <w:ins w:id="24" w:author="Qumrul, Sayed-Ur-Rahman" w:date="2026-05-11T10:11:00Z" w16du:dateUtc="2026-05-11T04:11:00Z">
              <w:r w:rsidR="00F94354"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with </w:t>
              </w:r>
            </w:ins>
            <w:ins w:id="25" w:author="Qumrul, Sayed-Ur-Rahman" w:date="2026-05-11T10:13:00Z" w16du:dateUtc="2026-05-11T04:13:00Z">
              <w:r w:rsidR="00183F43">
                <w:rPr>
                  <w:rFonts w:ascii="Kalpurush" w:hAnsi="Kalpurush" w:cs="Kalpurush"/>
                  <w:sz w:val="20"/>
                  <w:szCs w:val="20"/>
                  <w:lang w:bidi="bn-BD"/>
                </w:rPr>
                <w:t xml:space="preserve">Q-1 </w:t>
              </w:r>
              <w:r w:rsidR="00FE3656">
                <w:rPr>
                  <w:rFonts w:ascii="Kalpurush" w:hAnsi="Kalpurush" w:cs="Kalpurush"/>
                  <w:sz w:val="20"/>
                  <w:szCs w:val="20"/>
                  <w:lang w:bidi="bn-BD"/>
                </w:rPr>
                <w:t>plus any one from Q-2 to Q</w:t>
              </w:r>
              <w:r w:rsidR="0062762C">
                <w:rPr>
                  <w:rFonts w:ascii="Kalpurush" w:hAnsi="Kalpurush" w:cs="Kalpurush"/>
                  <w:sz w:val="20"/>
                  <w:szCs w:val="20"/>
                  <w:lang w:bidi="bn-BD"/>
                </w:rPr>
                <w:t>-5</w:t>
              </w:r>
            </w:ins>
            <w:ins w:id="26" w:author="Qumrul, Sayed-Ur-Rahman" w:date="2026-05-11T10:14:00Z" w16du:dateUtc="2026-05-11T04:14:00Z">
              <w:r w:rsidR="00836B79">
                <w:rPr>
                  <w:rFonts w:ascii="Kalpurush" w:hAnsi="Kalpurush" w:cs="Kalpurush"/>
                  <w:sz w:val="20"/>
                  <w:szCs w:val="20"/>
                  <w:lang w:bidi="bn-BD"/>
                </w:rPr>
                <w:t>, randomly</w:t>
              </w:r>
              <w:r w:rsidR="0062762C">
                <w:rPr>
                  <w:rFonts w:ascii="Kalpurush" w:hAnsi="Kalpurush" w:cs="Kalpurush"/>
                  <w:sz w:val="20"/>
                  <w:szCs w:val="20"/>
                  <w:lang w:bidi="bn-BD"/>
                </w:rPr>
                <w:t>]</w:t>
              </w:r>
            </w:ins>
          </w:p>
          <w:p w14:paraId="4DE5DAB1" w14:textId="77777777" w:rsidR="00116745" w:rsidRPr="009C7FBC" w:rsidRDefault="00116745" w:rsidP="00893E71">
            <w:pPr>
              <w:jc w:val="both"/>
              <w:rPr>
                <w:rFonts w:ascii="Kalpurush" w:hAnsi="Kalpurush" w:cs="Kalpurush"/>
                <w:sz w:val="20"/>
                <w:szCs w:val="20"/>
                <w:lang w:bidi="bn-BD"/>
              </w:rPr>
            </w:pPr>
          </w:p>
          <w:p w14:paraId="0ACF6DB3" w14:textId="62AB286B" w:rsidR="00313A3E" w:rsidRPr="009C7FBC" w:rsidRDefault="00313A3E" w:rsidP="001A1E54">
            <w:pPr>
              <w:jc w:val="both"/>
              <w:rPr>
                <w:rFonts w:ascii="Kalpurush" w:hAnsi="Kalpurush" w:cs="Kalpurush"/>
                <w:sz w:val="20"/>
                <w:szCs w:val="20"/>
                <w:lang w:bidi="bn-BD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আপনার যে এড্রেসটি এখানে দেয়া আছে তা হলো________________</w:t>
            </w:r>
            <w:r w:rsidR="00E03329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। </w:t>
            </w:r>
            <w:r w:rsidR="00E03329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এড্রেস</w:t>
            </w:r>
            <w:r w:rsidR="00E03329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টি কি ঠিক আছে?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</w:p>
          <w:p w14:paraId="4A8B7260" w14:textId="54BFDC2B" w:rsidR="008C384B" w:rsidRDefault="00DB03EE" w:rsidP="005C3F9B">
            <w:pPr>
              <w:jc w:val="both"/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9C7FBC">
              <w:rPr>
                <w:rFonts w:ascii="Kalpurush" w:hAnsi="Kalpurush" w:cs="Kalpurush" w:hint="cs"/>
                <w:b/>
                <w:sz w:val="20"/>
                <w:szCs w:val="20"/>
                <w:cs/>
                <w:lang w:bidi="bn-IN"/>
              </w:rPr>
              <w:t>স্যার/ম্যাডাম,</w:t>
            </w:r>
            <w:r w:rsidR="00313A3E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313A3E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আপনাকে জানিয়ে রাখছি যে, পলিসি </w:t>
            </w:r>
            <w:r w:rsidR="00313A3E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Application Form </w:t>
            </w:r>
            <w:r w:rsidR="00313A3E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 আপনার</w:t>
            </w:r>
            <w:r w:rsidR="00CF3924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নিজের</w:t>
            </w:r>
            <w:r w:rsidR="00313A3E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করা </w:t>
            </w:r>
            <w:r w:rsidR="00313A3E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Signature </w:t>
            </w:r>
            <w:r w:rsidR="00313A3E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এর ভিত্তিতেই আপনার আবেদনটি </w:t>
            </w:r>
            <w:r w:rsidR="00313A3E" w:rsidRPr="00D1758D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অনুমোদিত </w:t>
            </w:r>
            <w:r w:rsidR="004B6445" w:rsidRPr="00D1758D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হবে এবং</w:t>
            </w:r>
            <w:r w:rsidR="004B6445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 </w:t>
            </w:r>
            <w:r w:rsidR="00313A3E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আপনার করা এই </w:t>
            </w:r>
            <w:r w:rsidR="00313A3E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signature </w:t>
            </w:r>
            <w:r w:rsidR="00313A3E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এর ভিত্তিতেই আপনার ক্লেইম ও ম্যাচু</w:t>
            </w:r>
            <w:r w:rsidR="0024336B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রি</w:t>
            </w:r>
            <w:r w:rsidR="00313A3E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টি নিষ্পত্তি করা হবে। </w:t>
            </w:r>
          </w:p>
          <w:p w14:paraId="1ECBD2C0" w14:textId="2577B43A" w:rsidR="007F4151" w:rsidRPr="009C7FBC" w:rsidRDefault="007F4151" w:rsidP="005C3F9B">
            <w:pPr>
              <w:jc w:val="both"/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</w:p>
        </w:tc>
      </w:tr>
      <w:tr w:rsidR="0052616D" w:rsidRPr="009C7FBC" w14:paraId="0992141D" w14:textId="77777777" w:rsidTr="00AA7E99">
        <w:trPr>
          <w:trHeight w:val="3221"/>
        </w:trPr>
        <w:tc>
          <w:tcPr>
            <w:tcW w:w="1350" w:type="dxa"/>
          </w:tcPr>
          <w:p w14:paraId="4EC78562" w14:textId="77777777" w:rsidR="00DB03EE" w:rsidRPr="009C7FBC" w:rsidRDefault="00DB03EE" w:rsidP="005C3F9B">
            <w:pPr>
              <w:rPr>
                <w:rFonts w:ascii="Arial" w:hAnsi="Arial" w:cstheme="minorBidi"/>
                <w:sz w:val="20"/>
                <w:szCs w:val="20"/>
                <w:cs/>
                <w:lang w:bidi="bn-BD"/>
              </w:rPr>
            </w:pPr>
          </w:p>
          <w:p w14:paraId="6C1F204D" w14:textId="77777777" w:rsidR="00DB03EE" w:rsidRPr="009C7FBC" w:rsidRDefault="00DB03EE" w:rsidP="005C3F9B">
            <w:pPr>
              <w:rPr>
                <w:rFonts w:ascii="Arial" w:hAnsi="Arial" w:cstheme="minorBidi"/>
                <w:sz w:val="20"/>
                <w:szCs w:val="20"/>
                <w:cs/>
                <w:lang w:bidi="bn-BD"/>
              </w:rPr>
            </w:pPr>
          </w:p>
          <w:p w14:paraId="5253E284" w14:textId="77777777" w:rsidR="00DB03EE" w:rsidRPr="009C7FBC" w:rsidRDefault="00DB03EE" w:rsidP="005C3F9B">
            <w:pPr>
              <w:rPr>
                <w:rFonts w:ascii="Arial" w:hAnsi="Arial" w:cstheme="minorBidi"/>
                <w:sz w:val="20"/>
                <w:szCs w:val="20"/>
                <w:cs/>
                <w:lang w:bidi="bn-BD"/>
              </w:rPr>
            </w:pPr>
          </w:p>
          <w:p w14:paraId="7F31C5E7" w14:textId="77777777" w:rsidR="00DB03EE" w:rsidRPr="009C7FBC" w:rsidRDefault="00DB03EE" w:rsidP="005C3F9B">
            <w:pPr>
              <w:rPr>
                <w:rFonts w:ascii="Arial" w:hAnsi="Arial" w:cstheme="minorBidi"/>
                <w:sz w:val="20"/>
                <w:szCs w:val="20"/>
                <w:cs/>
                <w:lang w:bidi="bn-BD"/>
              </w:rPr>
            </w:pPr>
          </w:p>
          <w:p w14:paraId="237C13D7" w14:textId="77777777" w:rsidR="00DB03EE" w:rsidRPr="009C7FBC" w:rsidRDefault="00DB03EE" w:rsidP="005C3F9B">
            <w:pPr>
              <w:rPr>
                <w:rFonts w:ascii="Arial" w:hAnsi="Arial" w:cstheme="minorBidi"/>
                <w:sz w:val="20"/>
                <w:szCs w:val="20"/>
                <w:cs/>
                <w:lang w:bidi="bn-BD"/>
              </w:rPr>
            </w:pPr>
          </w:p>
          <w:p w14:paraId="7AB4F121" w14:textId="3A6C22CD" w:rsidR="005C3F9B" w:rsidRPr="009C7FBC" w:rsidRDefault="005C3F9B" w:rsidP="005C3F9B">
            <w:pPr>
              <w:rPr>
                <w:rFonts w:ascii="Arial" w:hAnsi="Arial" w:cs="Arial"/>
                <w:sz w:val="20"/>
                <w:szCs w:val="20"/>
                <w:lang w:bidi="bn-BD"/>
              </w:rPr>
            </w:pPr>
            <w:r w:rsidRPr="00F11149">
              <w:rPr>
                <w:rFonts w:ascii="Arial" w:hAnsi="Arial" w:cs="Arial"/>
                <w:sz w:val="18"/>
                <w:szCs w:val="18"/>
                <w:cs/>
                <w:lang w:bidi="bn-BD"/>
              </w:rPr>
              <w:t xml:space="preserve">Verification of FINANCIALS of Product APPLIED for </w:t>
            </w:r>
          </w:p>
        </w:tc>
        <w:tc>
          <w:tcPr>
            <w:tcW w:w="9090" w:type="dxa"/>
          </w:tcPr>
          <w:p w14:paraId="58FEBB7A" w14:textId="5CFAB16E" w:rsidR="00953277" w:rsidRPr="009C7FBC" w:rsidRDefault="005C3F9B" w:rsidP="00313A3E">
            <w:pPr>
              <w:jc w:val="both"/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এবারে </w:t>
            </w:r>
            <w:r w:rsidR="001914C7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আপনি যে পলিসির জন্য </w:t>
            </w:r>
            <w:r w:rsidR="001914C7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APPLY </w:t>
            </w:r>
            <w:r w:rsidR="001914C7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করেছেন </w:t>
            </w:r>
            <w:r w:rsidR="0010245A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সেটির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কিছু গুরুত্বপূর্ণ </w:t>
            </w:r>
            <w:r w:rsidR="0010245A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ফিচার </w:t>
            </w:r>
            <w:r w:rsidR="001914C7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উল্লেখ করছি</w:t>
            </w:r>
            <w:r w:rsidR="008448E5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ঃ </w:t>
            </w:r>
          </w:p>
          <w:p w14:paraId="3F6B10C9" w14:textId="77777777" w:rsidR="00953277" w:rsidRPr="009C7FBC" w:rsidRDefault="00953277" w:rsidP="00953277">
            <w:pPr>
              <w:numPr>
                <w:ilvl w:val="0"/>
                <w:numId w:val="11"/>
              </w:numPr>
              <w:rPr>
                <w:rFonts w:ascii="Kalpurush" w:hAnsi="Kalpurush" w:cs="Kalpurush"/>
                <w:sz w:val="20"/>
                <w:szCs w:val="20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</w:rPr>
              <w:t>Product Name (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পরিকল্পের</w:t>
            </w:r>
            <w:r w:rsidRPr="009C7F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নাম</w:t>
            </w:r>
            <w:r w:rsidRPr="009C7FBC">
              <w:rPr>
                <w:rFonts w:ascii="Kalpurush" w:hAnsi="Kalpurush" w:cs="Kalpurush"/>
                <w:sz w:val="20"/>
                <w:szCs w:val="20"/>
              </w:rPr>
              <w:t>)---------------------------------</w:t>
            </w:r>
          </w:p>
          <w:p w14:paraId="096FC437" w14:textId="77777777" w:rsidR="00953277" w:rsidRPr="009C7FBC" w:rsidRDefault="00953277" w:rsidP="00953277">
            <w:pPr>
              <w:numPr>
                <w:ilvl w:val="0"/>
                <w:numId w:val="11"/>
              </w:numPr>
              <w:rPr>
                <w:rFonts w:ascii="Kalpurush" w:hAnsi="Kalpurush" w:cs="Kalpurush"/>
                <w:sz w:val="20"/>
                <w:szCs w:val="20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</w:rPr>
              <w:t>Face Amount (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বীমা</w:t>
            </w:r>
            <w:r w:rsidRPr="009C7F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অংক</w:t>
            </w:r>
            <w:r w:rsidRPr="009C7FBC">
              <w:rPr>
                <w:rFonts w:ascii="Kalpurush" w:hAnsi="Kalpurush" w:cs="Kalpurush"/>
                <w:sz w:val="20"/>
                <w:szCs w:val="20"/>
              </w:rPr>
              <w:t>)----------------------------------</w:t>
            </w:r>
          </w:p>
          <w:p w14:paraId="1FC7399D" w14:textId="77777777" w:rsidR="00953277" w:rsidRPr="009C7FBC" w:rsidRDefault="00953277" w:rsidP="00953277">
            <w:pPr>
              <w:numPr>
                <w:ilvl w:val="0"/>
                <w:numId w:val="11"/>
              </w:numPr>
              <w:rPr>
                <w:rFonts w:ascii="Kalpurush" w:hAnsi="Kalpurush" w:cs="Kalpurush"/>
                <w:sz w:val="20"/>
                <w:szCs w:val="20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</w:rPr>
              <w:t>Effective Date (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কার্যকারিতার</w:t>
            </w:r>
            <w:r w:rsidRPr="009C7F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তারিখ</w:t>
            </w:r>
            <w:r w:rsidRPr="009C7FBC">
              <w:rPr>
                <w:rFonts w:ascii="Kalpurush" w:hAnsi="Kalpurush" w:cs="Kalpurush"/>
                <w:sz w:val="20"/>
                <w:szCs w:val="20"/>
              </w:rPr>
              <w:t>)-------------</w:t>
            </w:r>
          </w:p>
          <w:p w14:paraId="38FA0863" w14:textId="77777777" w:rsidR="00953277" w:rsidRPr="009C7FBC" w:rsidRDefault="00953277" w:rsidP="00953277">
            <w:pPr>
              <w:numPr>
                <w:ilvl w:val="0"/>
                <w:numId w:val="11"/>
              </w:numPr>
              <w:rPr>
                <w:rFonts w:ascii="Kalpurush" w:hAnsi="Kalpurush" w:cs="Kalpurush"/>
                <w:sz w:val="20"/>
                <w:szCs w:val="20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</w:rPr>
              <w:t>Policy Term (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পলিসির</w:t>
            </w:r>
            <w:r w:rsidRPr="009C7F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মেয়াদ</w:t>
            </w:r>
            <w:r w:rsidRPr="009C7FBC">
              <w:rPr>
                <w:rFonts w:ascii="Kalpurush" w:hAnsi="Kalpurush" w:cs="Kalpurush"/>
                <w:sz w:val="20"/>
                <w:szCs w:val="20"/>
              </w:rPr>
              <w:t>)------------------------------------</w:t>
            </w:r>
          </w:p>
          <w:p w14:paraId="6B209B53" w14:textId="77777777" w:rsidR="00953277" w:rsidRPr="009C7FBC" w:rsidRDefault="00953277" w:rsidP="00953277">
            <w:pPr>
              <w:numPr>
                <w:ilvl w:val="0"/>
                <w:numId w:val="11"/>
              </w:numPr>
              <w:rPr>
                <w:rFonts w:ascii="Kalpurush" w:hAnsi="Kalpurush" w:cs="Kalpurush"/>
                <w:sz w:val="20"/>
                <w:szCs w:val="20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</w:rPr>
              <w:t>Premium Amount (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প্রিমিয়ামের</w:t>
            </w:r>
            <w:r w:rsidRPr="009C7F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পরিমাণ</w:t>
            </w:r>
            <w:r w:rsidRPr="009C7FBC">
              <w:rPr>
                <w:rFonts w:ascii="Kalpurush" w:hAnsi="Kalpurush" w:cs="Kalpurush"/>
                <w:sz w:val="20"/>
                <w:szCs w:val="20"/>
              </w:rPr>
              <w:t>)-----------------------------</w:t>
            </w:r>
          </w:p>
          <w:p w14:paraId="5CF3A56E" w14:textId="77777777" w:rsidR="00953277" w:rsidRPr="009C7FBC" w:rsidRDefault="00953277" w:rsidP="00953277">
            <w:pPr>
              <w:numPr>
                <w:ilvl w:val="0"/>
                <w:numId w:val="11"/>
              </w:numPr>
              <w:rPr>
                <w:rFonts w:ascii="Kalpurush" w:hAnsi="Kalpurush" w:cs="Kalpurush"/>
                <w:sz w:val="20"/>
                <w:szCs w:val="20"/>
                <w:lang w:val="da-DK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lang w:val="da-DK"/>
              </w:rPr>
              <w:t>Premium Mode (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val="da-DK" w:bidi="bn-IN"/>
              </w:rPr>
              <w:t>প্রিমিয়ামের</w:t>
            </w:r>
            <w:r w:rsidRPr="009C7FBC">
              <w:rPr>
                <w:rFonts w:ascii="Kalpurush" w:hAnsi="Kalpurush" w:cs="Kalpurush"/>
                <w:sz w:val="20"/>
                <w:szCs w:val="20"/>
                <w:lang w:val="da-DK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val="da-DK" w:bidi="bn-IN"/>
              </w:rPr>
              <w:t>সময়ান্তর</w:t>
            </w:r>
            <w:r w:rsidRPr="009C7FBC">
              <w:rPr>
                <w:rFonts w:ascii="Kalpurush" w:hAnsi="Kalpurush" w:cs="Kalpurush"/>
                <w:sz w:val="20"/>
                <w:szCs w:val="20"/>
                <w:lang w:val="da-DK"/>
              </w:rPr>
              <w:t>)--------------------------------</w:t>
            </w:r>
          </w:p>
          <w:p w14:paraId="0A1E448E" w14:textId="363AAB6E" w:rsidR="00953277" w:rsidRPr="009C7FBC" w:rsidRDefault="00953277" w:rsidP="00953277">
            <w:pPr>
              <w:numPr>
                <w:ilvl w:val="0"/>
                <w:numId w:val="11"/>
              </w:numPr>
              <w:rPr>
                <w:rFonts w:ascii="Kalpurush" w:hAnsi="Kalpurush" w:cs="Kalpurush"/>
                <w:sz w:val="20"/>
                <w:szCs w:val="20"/>
                <w:lang w:val="da-DK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lang w:val="da-DK"/>
              </w:rPr>
              <w:t>Number of Premium (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মোট</w:t>
            </w:r>
            <w:r w:rsidRPr="009C7FBC">
              <w:rPr>
                <w:rFonts w:ascii="Kalpurush" w:hAnsi="Kalpurush" w:cs="Kalpurush"/>
                <w:sz w:val="20"/>
                <w:szCs w:val="20"/>
                <w:lang w:val="da-DK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প্রদেয়</w:t>
            </w:r>
            <w:r w:rsidRPr="009C7FBC">
              <w:rPr>
                <w:rFonts w:ascii="Kalpurush" w:hAnsi="Kalpurush" w:cs="Kalpurush"/>
                <w:sz w:val="20"/>
                <w:szCs w:val="20"/>
                <w:lang w:val="da-DK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প্রিমিয়ামের</w:t>
            </w:r>
            <w:r w:rsidRPr="009C7FBC">
              <w:rPr>
                <w:rFonts w:ascii="Kalpurush" w:hAnsi="Kalpurush" w:cs="Kalpurush"/>
                <w:sz w:val="20"/>
                <w:szCs w:val="20"/>
                <w:lang w:val="da-DK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সংখ্যা</w:t>
            </w:r>
            <w:r w:rsidRPr="009C7FBC">
              <w:rPr>
                <w:rFonts w:ascii="Kalpurush" w:hAnsi="Kalpurush" w:cs="Kalpurush"/>
                <w:sz w:val="20"/>
                <w:szCs w:val="20"/>
                <w:lang w:val="da-DK"/>
              </w:rPr>
              <w:t>) --------------------------------</w:t>
            </w:r>
          </w:p>
          <w:p w14:paraId="24CA9068" w14:textId="65BE84B7" w:rsidR="00F9045C" w:rsidRPr="009C7FBC" w:rsidRDefault="00F9045C" w:rsidP="00953277">
            <w:pPr>
              <w:numPr>
                <w:ilvl w:val="0"/>
                <w:numId w:val="11"/>
              </w:numPr>
              <w:rPr>
                <w:rFonts w:ascii="Kalpurush" w:hAnsi="Kalpurush" w:cs="Kalpurush"/>
                <w:sz w:val="20"/>
                <w:szCs w:val="20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</w:rPr>
              <w:t>Beneficiary Name</w:t>
            </w:r>
            <w:r w:rsidR="00ED7FE1" w:rsidRPr="009C7FBC">
              <w:rPr>
                <w:rFonts w:ascii="Kalpurush" w:hAnsi="Kalpurush" w:cs="Kalpurush"/>
                <w:sz w:val="20"/>
                <w:szCs w:val="20"/>
              </w:rPr>
              <w:t>_______________________________</w:t>
            </w:r>
          </w:p>
          <w:p w14:paraId="6C97A9F5" w14:textId="3DFD8FC3" w:rsidR="00C348BD" w:rsidRDefault="00313A3E" w:rsidP="00F9045C">
            <w:pP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স্যার/ম্যাডাম, আশা করি উপরের তথ্যগুলি সব ঠিক আছে।</w:t>
            </w:r>
          </w:p>
          <w:p w14:paraId="69051328" w14:textId="77777777" w:rsidR="00747221" w:rsidRPr="009C7FBC" w:rsidRDefault="00747221" w:rsidP="00F9045C">
            <w:pPr>
              <w:rPr>
                <w:rFonts w:ascii="Kalpurush" w:hAnsi="Kalpurush" w:cs="Kalpurush"/>
                <w:sz w:val="20"/>
                <w:szCs w:val="20"/>
                <w:lang w:bidi="bn-IN"/>
              </w:rPr>
            </w:pPr>
          </w:p>
          <w:p w14:paraId="59B5702A" w14:textId="54E0E52F" w:rsidR="00596664" w:rsidRPr="009C7FBC" w:rsidRDefault="00B03C09" w:rsidP="00F9045C">
            <w:pPr>
              <w:rPr>
                <w:rFonts w:ascii="Kalpurush" w:hAnsi="Kalpurush" w:cs="Kalpurush"/>
                <w:color w:val="0070C0"/>
                <w:sz w:val="20"/>
                <w:szCs w:val="20"/>
                <w:cs/>
                <w:lang w:bidi="bn-IN"/>
              </w:rPr>
            </w:pP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আপনার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পলিসিটি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ইস্যু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করার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পূর্বেই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আপনার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সাথে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কথা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বলে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আপনার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পলিসির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এ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বিষয়গুলি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নিশ্চিত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করা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খুবই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জরুরী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ছিলো।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আশা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করছি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আগামী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৩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থেকে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৪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সপ্তাহের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মধ্যে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আপনার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বীমা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দলিলটি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</w:rPr>
              <w:t xml:space="preserve">Financial Associate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এর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মাধ্যমে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আপনার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হাতে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পৌঁছে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যাবে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আশা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করি।</w:t>
            </w:r>
          </w:p>
          <w:p w14:paraId="2F4F040C" w14:textId="6F88ECB7" w:rsidR="00FD6F37" w:rsidRDefault="00596664" w:rsidP="00596664">
            <w:pP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স্যার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/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ম্যাডাম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</w:rPr>
              <w:t xml:space="preserve">,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আপনার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পরবর্তী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প্রিমিয়াম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দেওয়ার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তারিখ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</w:rPr>
              <w:t xml:space="preserve">____________,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আশা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করি</w:t>
            </w:r>
            <w:r w:rsidR="00404E96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নিয়মিত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প্রিমিয়াম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দিয়ে</w:t>
            </w:r>
            <w:r w:rsidR="0096234A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আপনার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পলিসিটি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ভবিষ্যতে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চালু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রেখে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আপনার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কাভারেজ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অক্ষুন্ন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রাখবেন।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</w:p>
          <w:p w14:paraId="1D3B6D1E" w14:textId="20D03660" w:rsidR="00596664" w:rsidRPr="009C7FBC" w:rsidRDefault="00596664" w:rsidP="00596664">
            <w:pP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স্যার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/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ম্যাডাম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, আপনার পরবর্তী প্রিমিয়াম কি EFT এর মাধ্যমে </w:t>
            </w:r>
            <w:r w:rsidR="00FD6F37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দ</w:t>
            </w:r>
            <w:r w:rsidR="00A17D55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েয়ার সিদ্ধান্ত নিয়েছেন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? </w:t>
            </w:r>
          </w:p>
          <w:p w14:paraId="441C3AB3" w14:textId="5FF9C63A" w:rsidR="00522279" w:rsidRDefault="00522279" w:rsidP="00596664">
            <w:pP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If the Ans is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‘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Yes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”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, Say-</w:t>
            </w:r>
            <w:r w:rsidR="00AA5DEF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415F2A" w:rsidRPr="009C7FBC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>ধন্যবাদ</w:t>
            </w:r>
            <w:r w:rsidR="00991358">
              <w:rPr>
                <w:rFonts w:ascii="Kalpurush" w:hAnsi="Kalpurush" w:cs="Kalpurush"/>
                <w:sz w:val="20"/>
                <w:szCs w:val="20"/>
                <w:cs/>
                <w:lang w:bidi="bn-BD"/>
              </w:rPr>
              <w:t xml:space="preserve">, </w:t>
            </w:r>
            <w:r w:rsidR="00AA5DEF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স্যার</w:t>
            </w:r>
            <w:r w:rsidR="00AA5DEF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/</w:t>
            </w:r>
            <w:r w:rsidR="00AA5DEF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ম্যাডাম</w:t>
            </w:r>
            <w:r w:rsidR="00991358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।</w:t>
            </w:r>
            <w:r w:rsidR="00AA5DEF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407D6E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continue to next segment (Agent of Record)</w:t>
            </w:r>
          </w:p>
          <w:p w14:paraId="0BD5E9B9" w14:textId="59238E70" w:rsidR="00596664" w:rsidRPr="009C7FBC" w:rsidRDefault="00596664" w:rsidP="00596664">
            <w:pP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If the Ans is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‘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No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”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, Say-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স্যার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/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ম্যাডাম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, আপনি তাহলে কিভাবে প্রিমিয়াম দেওয়ার কথা ভাবছেন? </w:t>
            </w:r>
          </w:p>
          <w:p w14:paraId="28741F2C" w14:textId="254D35CE" w:rsidR="00596664" w:rsidRDefault="00596664" w:rsidP="00596664">
            <w:pP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If the Ans is positive continue to next segment (Agent of Record)</w:t>
            </w:r>
          </w:p>
          <w:p w14:paraId="08172698" w14:textId="77777777" w:rsidR="007F4151" w:rsidRPr="009C7FBC" w:rsidRDefault="007F4151" w:rsidP="00596664">
            <w:pP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</w:p>
          <w:p w14:paraId="09DCA0F9" w14:textId="490B93ED" w:rsidR="00596664" w:rsidRPr="009C7FBC" w:rsidRDefault="00D151F1" w:rsidP="009134B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I</w:t>
            </w:r>
            <w:r w:rsidR="00596664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f the Ans is anything </w:t>
            </w:r>
            <w:r w:rsidR="00313B70">
              <w:rPr>
                <w:rFonts w:ascii="Kalpurush" w:hAnsi="Kalpurush" w:cs="Kalpurush"/>
                <w:b/>
                <w:bCs/>
                <w:sz w:val="20"/>
                <w:szCs w:val="20"/>
                <w:cs/>
                <w:lang w:bidi="bn-IN"/>
              </w:rPr>
              <w:t>N</w:t>
            </w:r>
            <w:r w:rsidR="00596664" w:rsidRPr="00313B70">
              <w:rPr>
                <w:rFonts w:ascii="Kalpurush" w:hAnsi="Kalpurush" w:cs="Kalpurush"/>
                <w:b/>
                <w:bCs/>
                <w:sz w:val="20"/>
                <w:szCs w:val="20"/>
                <w:cs/>
                <w:lang w:bidi="bn-IN"/>
              </w:rPr>
              <w:t>egative</w:t>
            </w:r>
            <w:r w:rsidR="00596664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, like; আমি পলিসিটা চালাবো না/আর টাকা দিবো না/আমি তো পলিসি করিনাই—</w:t>
            </w:r>
          </w:p>
          <w:p w14:paraId="70181698" w14:textId="0D567A3D" w:rsidR="00596664" w:rsidRPr="009C7FBC" w:rsidRDefault="00596664" w:rsidP="009134B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Mark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“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Yes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”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in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“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Mismatch Column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”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and not down details in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“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Remarks Column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”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.   </w:t>
            </w:r>
          </w:p>
          <w:p w14:paraId="4638BC06" w14:textId="41366A83" w:rsidR="00994C53" w:rsidRPr="00BD6E4F" w:rsidRDefault="00BD6E4F" w:rsidP="009134B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rFonts w:ascii="Kalpurush" w:hAnsi="Kalpurush" w:cs="Kalpurush"/>
                <w:i/>
                <w:iCs/>
                <w:sz w:val="20"/>
                <w:szCs w:val="20"/>
                <w:lang w:bidi="bn-IN"/>
              </w:rPr>
            </w:pPr>
            <w:r>
              <w:rPr>
                <w:rFonts w:ascii="Kalpurush" w:hAnsi="Kalpurush" w:cs="Kalpurush"/>
                <w:i/>
                <w:iCs/>
                <w:sz w:val="18"/>
                <w:szCs w:val="18"/>
                <w:lang w:bidi="bn-IN"/>
              </w:rPr>
              <w:lastRenderedPageBreak/>
              <w:t>[</w:t>
            </w:r>
            <w:r w:rsidR="009711DC" w:rsidRPr="00BD6E4F">
              <w:rPr>
                <w:rFonts w:ascii="Kalpurush" w:hAnsi="Kalpurush" w:cs="Kalpurush"/>
                <w:i/>
                <w:iCs/>
                <w:sz w:val="18"/>
                <w:szCs w:val="18"/>
                <w:lang w:bidi="bn-IN"/>
              </w:rPr>
              <w:t xml:space="preserve">এমন পরিস্থিতিতে </w:t>
            </w:r>
            <w:r>
              <w:rPr>
                <w:rFonts w:ascii="Kalpurush" w:hAnsi="Kalpurush" w:cs="Kalpurush"/>
                <w:i/>
                <w:iCs/>
                <w:sz w:val="18"/>
                <w:szCs w:val="18"/>
                <w:lang w:bidi="bn-IN"/>
              </w:rPr>
              <w:t>TSR</w:t>
            </w:r>
            <w:r w:rsidR="009711DC" w:rsidRPr="00BD6E4F">
              <w:rPr>
                <w:rFonts w:ascii="Kalpurush" w:hAnsi="Kalpurush" w:cs="Kalpurush"/>
                <w:i/>
                <w:iCs/>
                <w:sz w:val="18"/>
                <w:szCs w:val="18"/>
                <w:lang w:bidi="bn-IN"/>
              </w:rPr>
              <w:t xml:space="preserve"> বিষয়টি FA কে অবহিত করবে এবং FA তার Policy owner এর সাথে কথা বলবে এ বিষয়ে। পরবর্তীতে CC Agent আবার Policy Owner কে কল করে জানতে চাইবে যে FA তাকে কল করেছিলো কি না এবং </w:t>
            </w:r>
            <w:r w:rsidR="008239C5">
              <w:rPr>
                <w:rFonts w:ascii="Kalpurush" w:hAnsi="Kalpurush" w:cs="Kalpurush"/>
                <w:i/>
                <w:iCs/>
                <w:sz w:val="18"/>
                <w:szCs w:val="18"/>
                <w:lang w:bidi="bn-IN"/>
              </w:rPr>
              <w:t xml:space="preserve">PO </w:t>
            </w:r>
            <w:r w:rsidR="009711DC" w:rsidRPr="00BD6E4F">
              <w:rPr>
                <w:rFonts w:ascii="Kalpurush" w:hAnsi="Kalpurush" w:cs="Kalpurush"/>
                <w:i/>
                <w:iCs/>
                <w:sz w:val="18"/>
                <w:szCs w:val="18"/>
                <w:lang w:bidi="bn-IN"/>
              </w:rPr>
              <w:t>পলিসির ব্যাপারে কী সিদ্ধান্ত নিয়েছেন, পলিসি চালাবেন</w:t>
            </w:r>
            <w:r w:rsidR="008239C5">
              <w:rPr>
                <w:rFonts w:ascii="Kalpurush" w:hAnsi="Kalpurush" w:cs="Kalpurush"/>
                <w:i/>
                <w:iCs/>
                <w:sz w:val="18"/>
                <w:szCs w:val="18"/>
                <w:lang w:bidi="bn-IN"/>
              </w:rPr>
              <w:t>,</w:t>
            </w:r>
            <w:r w:rsidR="009711DC" w:rsidRPr="00BD6E4F">
              <w:rPr>
                <w:rFonts w:ascii="Kalpurush" w:hAnsi="Kalpurush" w:cs="Kalpurush"/>
                <w:i/>
                <w:iCs/>
                <w:sz w:val="18"/>
                <w:szCs w:val="18"/>
                <w:lang w:bidi="bn-IN"/>
              </w:rPr>
              <w:t xml:space="preserve"> নাকি চালাবেন না। Policy owner যদি পলিসি না চালাতে চান তবে কেন করেছিলেন, কেনই বা চালাতে চাচ্ছেন না সব বিষয় </w:t>
            </w:r>
            <w:r w:rsidR="00937AC7">
              <w:rPr>
                <w:rFonts w:ascii="Kalpurush" w:hAnsi="Kalpurush" w:cs="Kalpurush"/>
                <w:i/>
                <w:iCs/>
                <w:sz w:val="18"/>
                <w:szCs w:val="18"/>
                <w:lang w:bidi="bn-IN"/>
              </w:rPr>
              <w:t>TSR</w:t>
            </w:r>
            <w:r w:rsidR="009711DC" w:rsidRPr="00BD6E4F">
              <w:rPr>
                <w:rFonts w:ascii="Kalpurush" w:hAnsi="Kalpurush" w:cs="Kalpurush"/>
                <w:i/>
                <w:iCs/>
                <w:sz w:val="18"/>
                <w:szCs w:val="18"/>
                <w:lang w:bidi="bn-IN"/>
              </w:rPr>
              <w:t xml:space="preserve"> রেকর্ড করবে এবং Complaint Handling Unit (CHU) তে Escalate করবে।</w:t>
            </w:r>
            <w:r>
              <w:rPr>
                <w:rFonts w:ascii="Kalpurush" w:hAnsi="Kalpurush" w:cs="Kalpurush"/>
                <w:i/>
                <w:iCs/>
                <w:sz w:val="18"/>
                <w:szCs w:val="18"/>
                <w:lang w:bidi="bn-IN"/>
              </w:rPr>
              <w:t>]</w:t>
            </w:r>
          </w:p>
        </w:tc>
      </w:tr>
      <w:tr w:rsidR="00BD0D38" w:rsidRPr="009C7FBC" w14:paraId="16E6AA17" w14:textId="77777777" w:rsidTr="00AA7E99">
        <w:trPr>
          <w:trHeight w:val="908"/>
        </w:trPr>
        <w:tc>
          <w:tcPr>
            <w:tcW w:w="1350" w:type="dxa"/>
          </w:tcPr>
          <w:p w14:paraId="70666A3F" w14:textId="77777777" w:rsidR="00DB03EE" w:rsidRPr="009C7FBC" w:rsidRDefault="00DB03EE" w:rsidP="003D73FE">
            <w:pPr>
              <w:jc w:val="center"/>
              <w:rPr>
                <w:rFonts w:ascii="Arial" w:hAnsi="Arial" w:cs="Arial"/>
                <w:sz w:val="20"/>
                <w:szCs w:val="20"/>
                <w:lang w:bidi="bn-BD"/>
              </w:rPr>
            </w:pPr>
          </w:p>
          <w:p w14:paraId="0D17B819" w14:textId="77777777" w:rsidR="00D10F78" w:rsidRDefault="00D10F78" w:rsidP="003D73FE">
            <w:pPr>
              <w:jc w:val="center"/>
              <w:rPr>
                <w:rFonts w:ascii="Arial" w:hAnsi="Arial" w:cs="Arial"/>
                <w:sz w:val="20"/>
                <w:szCs w:val="20"/>
                <w:lang w:bidi="bn-BD"/>
              </w:rPr>
            </w:pPr>
          </w:p>
          <w:p w14:paraId="7F32297A" w14:textId="5C82482C" w:rsidR="001E590F" w:rsidRPr="009C7FBC" w:rsidRDefault="000F584A" w:rsidP="003D73FE">
            <w:pPr>
              <w:jc w:val="center"/>
              <w:rPr>
                <w:rFonts w:ascii="Arial" w:hAnsi="Arial" w:cs="Arial"/>
                <w:sz w:val="20"/>
                <w:szCs w:val="20"/>
                <w:lang w:bidi="bn-IN"/>
              </w:rPr>
            </w:pPr>
            <w:r w:rsidRPr="009C7FBC">
              <w:rPr>
                <w:rFonts w:ascii="Arial" w:hAnsi="Arial" w:cs="Arial"/>
                <w:sz w:val="20"/>
                <w:szCs w:val="20"/>
                <w:lang w:bidi="bn-BD"/>
              </w:rPr>
              <w:t>Agent of Record</w:t>
            </w:r>
          </w:p>
        </w:tc>
        <w:tc>
          <w:tcPr>
            <w:tcW w:w="9090" w:type="dxa"/>
          </w:tcPr>
          <w:p w14:paraId="3697A508" w14:textId="643BDF82" w:rsidR="001E590F" w:rsidRPr="009C7FBC" w:rsidRDefault="001E590F" w:rsidP="00DB03EE">
            <w:pPr>
              <w:jc w:val="both"/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স্যার/ম্যাডাম, আমাদের রেকর্ডে দেখতে পাচ্ছি যে,</w:t>
            </w:r>
            <w:r w:rsidR="00085982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যে ফিন্যান্সিয়াল এসোসিয়েটের </w:t>
            </w:r>
            <w:r w:rsidR="004B6231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বা</w:t>
            </w:r>
            <w:r w:rsidR="004B6231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4B6231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এজেন্ট</w:t>
            </w:r>
            <w:r w:rsidR="004B6231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4B6231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এর</w:t>
            </w:r>
            <w:r w:rsidR="004B6231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085982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ম্যাধমে আপনি পলিসিটি করেছেন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উনার নাম হচ্ছে ______________। </w:t>
            </w:r>
            <w:r w:rsidR="00085982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তিনি দক্ষতার সাথে মেটলাইফে কাজ করছেন। পলিসি সংক্রান্ত যে কোনো </w:t>
            </w:r>
            <w:r w:rsidR="009F1EF5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প্রয়োজনে</w:t>
            </w:r>
            <w:r w:rsidR="00085982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আপনি ওনার সহযোগিতা নিতে পারেন। </w:t>
            </w:r>
          </w:p>
          <w:p w14:paraId="426E274E" w14:textId="530DEBD4" w:rsidR="00994C53" w:rsidRPr="009C7FBC" w:rsidRDefault="004F3823" w:rsidP="00085982">
            <w:pP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(If PO can not recognize please mention the name of UM/BM as they also accompany FA during prospecting. </w:t>
            </w:r>
            <w:r w:rsidR="004B6231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</w:p>
        </w:tc>
      </w:tr>
      <w:tr w:rsidR="00C62E34" w:rsidRPr="009C7FBC" w14:paraId="6995D59C" w14:textId="77777777" w:rsidTr="00AA7E99">
        <w:trPr>
          <w:trHeight w:val="1088"/>
        </w:trPr>
        <w:tc>
          <w:tcPr>
            <w:tcW w:w="1350" w:type="dxa"/>
          </w:tcPr>
          <w:p w14:paraId="0384E098" w14:textId="77777777" w:rsidR="00DB03EE" w:rsidRPr="009C7FBC" w:rsidRDefault="00DB03EE" w:rsidP="003D73FE">
            <w:pPr>
              <w:jc w:val="center"/>
              <w:rPr>
                <w:rFonts w:ascii="Arial" w:hAnsi="Arial" w:cs="Arial"/>
                <w:sz w:val="20"/>
                <w:szCs w:val="20"/>
                <w:lang w:bidi="bn-BD"/>
              </w:rPr>
            </w:pPr>
          </w:p>
          <w:p w14:paraId="3528CF60" w14:textId="77777777" w:rsidR="00DB03EE" w:rsidRPr="009C7FBC" w:rsidRDefault="00DB03EE" w:rsidP="003D73FE">
            <w:pPr>
              <w:jc w:val="center"/>
              <w:rPr>
                <w:rFonts w:ascii="Arial" w:hAnsi="Arial" w:cs="Arial"/>
                <w:sz w:val="20"/>
                <w:szCs w:val="20"/>
                <w:lang w:bidi="bn-BD"/>
              </w:rPr>
            </w:pPr>
          </w:p>
          <w:p w14:paraId="4C7F606A" w14:textId="77777777" w:rsidR="00DB03EE" w:rsidRPr="009C7FBC" w:rsidRDefault="00DB03EE" w:rsidP="003D73FE">
            <w:pPr>
              <w:jc w:val="center"/>
              <w:rPr>
                <w:rFonts w:ascii="Arial" w:hAnsi="Arial" w:cs="Arial"/>
                <w:sz w:val="20"/>
                <w:szCs w:val="20"/>
                <w:lang w:bidi="bn-BD"/>
              </w:rPr>
            </w:pPr>
          </w:p>
          <w:p w14:paraId="541B6D6D" w14:textId="79A866DF" w:rsidR="00C62E34" w:rsidRPr="009C7FBC" w:rsidRDefault="00C62E34" w:rsidP="003D73FE">
            <w:pPr>
              <w:jc w:val="center"/>
              <w:rPr>
                <w:rFonts w:ascii="Arial" w:hAnsi="Arial" w:cs="Arial"/>
                <w:sz w:val="20"/>
                <w:szCs w:val="20"/>
                <w:lang w:bidi="bn-BD"/>
              </w:rPr>
            </w:pPr>
            <w:r w:rsidRPr="009C7FBC">
              <w:rPr>
                <w:rFonts w:ascii="Arial" w:hAnsi="Arial" w:cs="Arial"/>
                <w:sz w:val="20"/>
                <w:szCs w:val="20"/>
                <w:lang w:bidi="bn-BD"/>
              </w:rPr>
              <w:t>APL</w:t>
            </w:r>
          </w:p>
        </w:tc>
        <w:tc>
          <w:tcPr>
            <w:tcW w:w="9090" w:type="dxa"/>
          </w:tcPr>
          <w:p w14:paraId="3B41E25D" w14:textId="0B2D5F5A" w:rsidR="00C62E34" w:rsidRPr="009C7FBC" w:rsidDel="00085982" w:rsidRDefault="00C62E34" w:rsidP="00C62E34">
            <w:pPr>
              <w:jc w:val="both"/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স্যার/ম্যাডাম, আপনার পলিসিতে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DB03EE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Automatic Premium Loan </w:t>
            </w:r>
            <w:r w:rsidR="00DB03EE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বা</w:t>
            </w:r>
            <w:r w:rsidR="00DB03EE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APL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ফিচারটি সংযুক্ত আছে অর্থাৎ আপনি যদি পলিসির প্রিমিয়াম নির্দিষ্ট সময়ে দিতে না পারেন এবং আপনার পলিসিতে পর্যাপ্ত পরিমান ক্যাশ ভ্যালু থাকে, </w:t>
            </w:r>
            <w:r w:rsidR="004B6231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ত</w:t>
            </w:r>
            <w:r w:rsidR="00DA33DA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বে</w:t>
            </w:r>
            <w:r w:rsidR="004B6231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4B6231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পলিসিটি</w:t>
            </w:r>
            <w:r w:rsidR="004B6231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4B6231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চালু</w:t>
            </w:r>
            <w:r w:rsidR="004B6231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4B6231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থাকবে</w:t>
            </w:r>
            <w:r w:rsidR="004B6231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যাতে আপনার লাই</w:t>
            </w:r>
            <w:r w:rsidR="009F1EF5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ফ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কাভারেজটি বলবত থাকে। মনে রাখবেন, পরবর্তীতে অতিরিক্ত চার্জ সহ আপনাকে সেই প্রিমিয়াম প্রদান করতে হবে। 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তবে, দীর্ঘ সময় যদি আপনি </w:t>
            </w:r>
            <w:r w:rsidR="00974C65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APL-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এর টাকা পরিশোধ না করেন তবে এক সময় পলিসিটি বন্ধ হয়ে যাবে এবং আপনি আর কোনো কাভারেজের আওতায় থাকবেন না।  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</w:p>
        </w:tc>
      </w:tr>
      <w:tr w:rsidR="002E73B9" w:rsidRPr="009C7FBC" w14:paraId="24C14537" w14:textId="77777777" w:rsidTr="00AA7E99">
        <w:trPr>
          <w:trHeight w:val="629"/>
        </w:trPr>
        <w:tc>
          <w:tcPr>
            <w:tcW w:w="1350" w:type="dxa"/>
          </w:tcPr>
          <w:p w14:paraId="479BBCAB" w14:textId="5C925CE8" w:rsidR="002E73B9" w:rsidRPr="009C7FBC" w:rsidRDefault="002E73B9" w:rsidP="00D35947">
            <w:pPr>
              <w:rPr>
                <w:rFonts w:ascii="Arial" w:hAnsi="Arial" w:cs="Arial"/>
                <w:sz w:val="20"/>
                <w:szCs w:val="20"/>
                <w:lang w:bidi="bn-BD"/>
              </w:rPr>
            </w:pPr>
            <w:r w:rsidRPr="009C7FBC">
              <w:rPr>
                <w:rFonts w:ascii="Arial" w:hAnsi="Arial" w:cs="Arial"/>
                <w:sz w:val="20"/>
                <w:szCs w:val="20"/>
                <w:lang w:bidi="bn-BD"/>
              </w:rPr>
              <w:t xml:space="preserve">Health Declarations </w:t>
            </w:r>
          </w:p>
        </w:tc>
        <w:tc>
          <w:tcPr>
            <w:tcW w:w="9090" w:type="dxa"/>
          </w:tcPr>
          <w:p w14:paraId="3CA1C2F7" w14:textId="3224A69D" w:rsidR="00994C53" w:rsidRPr="009C7FBC" w:rsidRDefault="004F3823" w:rsidP="004F3823">
            <w:pPr>
              <w:rPr>
                <w:rFonts w:ascii="Kalpurush" w:hAnsi="Kalpurush" w:cs="Kalpurush"/>
                <w:sz w:val="20"/>
                <w:szCs w:val="20"/>
                <w:lang w:bidi="bn-IN"/>
              </w:rPr>
            </w:pPr>
            <w:r w:rsidRPr="009C7FBC">
              <w:rPr>
                <w:rFonts w:ascii="Kalpurush ANSI" w:hAnsi="Kalpurush ANSI" w:cs="Kalpurush"/>
                <w:sz w:val="20"/>
                <w:szCs w:val="20"/>
                <w:lang w:bidi="bn-IN"/>
              </w:rPr>
              <w:t>m¨vi/g¨vWvg, Avgiv Avkv Kwi cwjwm Gwc</w:t>
            </w:r>
            <w:r w:rsidRPr="009C7FBC">
              <w:rPr>
                <w:rFonts w:ascii="Kalpurush ANSI" w:hAnsi="Kalpurush ANSI" w:cs="Cambria"/>
                <w:sz w:val="20"/>
                <w:szCs w:val="20"/>
                <w:lang w:bidi="bn-IN"/>
              </w:rPr>
              <w:t>­‡</w:t>
            </w:r>
            <w:r w:rsidRPr="009C7FBC">
              <w:rPr>
                <w:rFonts w:ascii="Kalpurush ANSI" w:hAnsi="Kalpurush ANSI" w:cs="Kalpurush"/>
                <w:sz w:val="20"/>
                <w:szCs w:val="20"/>
                <w:lang w:bidi="bn-IN"/>
              </w:rPr>
              <w:t>Kk</w:t>
            </w:r>
            <w:r w:rsidRPr="009C7FBC">
              <w:rPr>
                <w:rFonts w:ascii="Kalpurush ANSI" w:hAnsi="Kalpurush ANSI"/>
                <w:sz w:val="20"/>
                <w:szCs w:val="20"/>
                <w:lang w:bidi="bn-IN"/>
              </w:rPr>
              <w:t>‡</w:t>
            </w:r>
            <w:r w:rsidRPr="009C7FBC">
              <w:rPr>
                <w:rFonts w:ascii="Kalpurush ANSI" w:hAnsi="Kalpurush ANSI" w:cs="Kalpurush"/>
                <w:sz w:val="20"/>
                <w:szCs w:val="20"/>
                <w:lang w:bidi="bn-IN"/>
              </w:rPr>
              <w:t xml:space="preserve">b Avcbvi </w:t>
            </w:r>
            <w:r w:rsidRPr="009C7FBC">
              <w:rPr>
                <w:rFonts w:ascii="Kalpurush ANSI" w:hAnsi="Kalpurush ANSI"/>
                <w:sz w:val="20"/>
                <w:szCs w:val="20"/>
                <w:lang w:bidi="bn-IN"/>
              </w:rPr>
              <w:t>†</w:t>
            </w:r>
            <w:r w:rsidRPr="009C7FBC">
              <w:rPr>
                <w:rFonts w:ascii="Kalpurush ANSI" w:hAnsi="Kalpurush ANSI" w:cs="Kalpurush"/>
                <w:sz w:val="20"/>
                <w:szCs w:val="20"/>
                <w:lang w:bidi="bn-IN"/>
              </w:rPr>
              <w:t>`qv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957C1E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>স্বাস্থ্য সংক্রান্ত এবং অন্যান্য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 ANSI" w:hAnsi="Kalpurush ANSI" w:cs="Kalpurush"/>
                <w:sz w:val="20"/>
                <w:szCs w:val="20"/>
                <w:lang w:bidi="bn-IN"/>
              </w:rPr>
              <w:t>Z_¨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সঠিক</w:t>
            </w:r>
            <w:r w:rsidR="00957C1E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।</w:t>
            </w:r>
            <w:r w:rsidR="00F34C3E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এই তথ্য</w:t>
            </w:r>
            <w:r w:rsidR="004B6231" w:rsidRPr="009C7FBC">
              <w:rPr>
                <w:rFonts w:cs="Vrinda" w:hint="cs"/>
                <w:sz w:val="20"/>
                <w:szCs w:val="20"/>
                <w:cs/>
                <w:lang w:bidi="bn-IN"/>
              </w:rPr>
              <w:t xml:space="preserve"> </w:t>
            </w:r>
            <w:r w:rsidR="004B6231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গুলো</w:t>
            </w:r>
            <w:r w:rsidR="004B6231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4B6231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সঠিক</w:t>
            </w:r>
            <w:r w:rsidR="004B6231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4B6231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হওয়া</w:t>
            </w:r>
            <w:r w:rsidR="004B6231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4B6231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অত্যন্ত</w:t>
            </w:r>
            <w:r w:rsidR="004B6231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4B6231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জরুরি</w:t>
            </w:r>
            <w:r w:rsidR="004B6231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4B6231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কারণ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4B6231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এই</w:t>
            </w:r>
            <w:r w:rsidR="004B6231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4B6231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তথ্য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সমূহের উপর ভিত্তি করেই ভবিষ্যতে বীমা দাবী নিস্পত্তি হবে</w:t>
            </w:r>
            <w:r w:rsidR="00FF3892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>।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</w:p>
        </w:tc>
      </w:tr>
      <w:tr w:rsidR="00FA1445" w:rsidRPr="009C7FBC" w14:paraId="4BA33F3E" w14:textId="77777777" w:rsidTr="00AA7E99">
        <w:trPr>
          <w:trHeight w:val="65"/>
        </w:trPr>
        <w:tc>
          <w:tcPr>
            <w:tcW w:w="1350" w:type="dxa"/>
            <w:vAlign w:val="center"/>
          </w:tcPr>
          <w:p w14:paraId="36ABE4B3" w14:textId="7469D763" w:rsidR="00FA1445" w:rsidRPr="009C7FBC" w:rsidRDefault="00FA1445" w:rsidP="00D35947">
            <w:pPr>
              <w:rPr>
                <w:rFonts w:ascii="Arial" w:hAnsi="Arial" w:cs="Arial"/>
                <w:sz w:val="20"/>
                <w:szCs w:val="20"/>
                <w:lang w:bidi="bn-IN"/>
              </w:rPr>
            </w:pPr>
            <w:r w:rsidRPr="009C7FBC">
              <w:rPr>
                <w:rFonts w:ascii="Arial" w:hAnsi="Arial" w:cs="Arial"/>
                <w:sz w:val="20"/>
                <w:szCs w:val="20"/>
                <w:lang w:bidi="bn-IN"/>
              </w:rPr>
              <w:t>Agent Cash Collection</w:t>
            </w:r>
          </w:p>
        </w:tc>
        <w:tc>
          <w:tcPr>
            <w:tcW w:w="9090" w:type="dxa"/>
            <w:vAlign w:val="center"/>
          </w:tcPr>
          <w:p w14:paraId="7B717BB1" w14:textId="57A27886" w:rsidR="00FA1445" w:rsidRPr="009C7FBC" w:rsidDel="004F3823" w:rsidRDefault="00856639" w:rsidP="000D5CE4">
            <w:pPr>
              <w:jc w:val="both"/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স্যার/ম্যাডাম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,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আপনাকে প্রিমিয়াম দেওয়ার ব্যাপারে কিছু তথ্য জানিয়ে রাখতে চাই</w:t>
            </w:r>
            <w:r w:rsidR="0047563A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 যে, </w:t>
            </w:r>
            <w:r w:rsidR="00BC2742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>ইন্সুরেন্স রেগুলাটর বিমা গ্রাহকগণকে পলিসির প্রিমিয়াম নিজেই প্রদান করতে উৎসাহিত করেন</w:t>
            </w:r>
            <w:r w:rsidRPr="009C7FBC">
              <w:rPr>
                <w:rFonts w:ascii="Cambria" w:hAnsi="Cambria" w:cs="Cambria"/>
                <w:sz w:val="20"/>
                <w:szCs w:val="20"/>
                <w:lang w:bidi="bn-IN"/>
              </w:rPr>
              <w:t> </w:t>
            </w:r>
            <w:r w:rsidR="00616FE6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।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ইন্সুরেন্স রেগুলেটর</w:t>
            </w:r>
            <w:r w:rsidR="009F685A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</w:t>
            </w:r>
            <w:r w:rsidR="0091093D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বা সরকারী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 নির্দেশনা অনুযায়ী পলিসি হওয়ার পর </w:t>
            </w:r>
            <w:r w:rsidR="00D43025"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ফিন্যান্সিয়াল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এসোসিয়েটরা বীমা গ্রাহকদের কাছ থেকে নগদ প্রিমিয়াম সংগ্রহ করতে পারবেন না।</w:t>
            </w:r>
            <w:r w:rsidRPr="009C7FBC">
              <w:rPr>
                <w:rFonts w:ascii="Cambria" w:hAnsi="Cambria" w:cs="Cambria"/>
                <w:sz w:val="20"/>
                <w:szCs w:val="20"/>
                <w:lang w:bidi="bn-IN"/>
              </w:rPr>
              <w:t> 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</w:p>
        </w:tc>
      </w:tr>
      <w:tr w:rsidR="0031499A" w:rsidRPr="009C7FBC" w14:paraId="6F36F657" w14:textId="77777777" w:rsidTr="00C67CB6">
        <w:trPr>
          <w:trHeight w:val="65"/>
        </w:trPr>
        <w:tc>
          <w:tcPr>
            <w:tcW w:w="1350" w:type="dxa"/>
            <w:vAlign w:val="center"/>
          </w:tcPr>
          <w:p w14:paraId="2F36320A" w14:textId="120434C9" w:rsidR="0031499A" w:rsidRPr="009C7FBC" w:rsidRDefault="009F2ED5" w:rsidP="00D35947">
            <w:pPr>
              <w:rPr>
                <w:rFonts w:ascii="Arial" w:hAnsi="Arial" w:cs="Arial"/>
                <w:sz w:val="20"/>
                <w:szCs w:val="20"/>
                <w:lang w:bidi="bn-IN"/>
              </w:rPr>
            </w:pPr>
            <w:r w:rsidRPr="009C7FBC">
              <w:rPr>
                <w:rFonts w:ascii="Arial" w:hAnsi="Arial" w:cs="Arial"/>
                <w:sz w:val="20"/>
                <w:szCs w:val="20"/>
                <w:lang w:bidi="bn-IN"/>
              </w:rPr>
              <w:t>Use &amp; Clarity of SALES MATERIAL</w:t>
            </w:r>
          </w:p>
        </w:tc>
        <w:tc>
          <w:tcPr>
            <w:tcW w:w="9090" w:type="dxa"/>
            <w:vAlign w:val="center"/>
          </w:tcPr>
          <w:p w14:paraId="0EF28613" w14:textId="77777777" w:rsidR="00AA1553" w:rsidRPr="009C7FBC" w:rsidRDefault="00F60334" w:rsidP="00A71215">
            <w:pPr>
              <w:rPr>
                <w:rFonts w:ascii="Kalpurush" w:hAnsi="Kalpurush" w:cs="Kalpurush"/>
                <w:sz w:val="20"/>
                <w:szCs w:val="20"/>
                <w:lang w:bidi="bn-IN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আপনার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সাথে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Insurance Plan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নিয়ে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আলোচনাকালে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Financial Associate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বা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Agent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যে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“Sales Brochure”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টি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দেখিয়েছেন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তা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কি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আপনি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স্পষ্টভাবে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বুঝতে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পেরেছেন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? </w:t>
            </w:r>
          </w:p>
          <w:p w14:paraId="16934DBF" w14:textId="3746E035" w:rsidR="0031499A" w:rsidRPr="009C7FBC" w:rsidRDefault="00F60334" w:rsidP="00A71215">
            <w:pPr>
              <w:rPr>
                <w:rFonts w:ascii="Kalpurush" w:hAnsi="Kalpurush" w:cs="Kalpurush"/>
                <w:sz w:val="20"/>
                <w:szCs w:val="20"/>
                <w:lang w:bidi="bn-IN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For DPS Super Policy, say –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আপনার এজেন্ট কি আপনাকে দুই পৃষ্ঠার ডিপিএস সুপার ইলাসট্রেশন </w:t>
            </w:r>
            <w:r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এবং 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>“Sales Brochure”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-টি দেখিয়েছেন? আপনি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কি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তা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স্পষ্টভাবে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বুঝতে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পেরেছেন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>?</w:t>
            </w:r>
          </w:p>
          <w:p w14:paraId="4D2A6A25" w14:textId="7765942D" w:rsidR="00C67CB6" w:rsidRPr="009C7FBC" w:rsidRDefault="00C67CB6" w:rsidP="00A71215">
            <w:pPr>
              <w:rPr>
                <w:rFonts w:ascii="Kalpurush" w:eastAsia="Calibri" w:hAnsi="Kalpurush" w:cs="Kalpurush"/>
                <w:sz w:val="20"/>
                <w:szCs w:val="20"/>
                <w:cs/>
                <w:lang w:bidi="bn-IN"/>
              </w:rPr>
            </w:pPr>
          </w:p>
        </w:tc>
      </w:tr>
      <w:tr w:rsidR="005A1DA6" w:rsidRPr="009C7FBC" w14:paraId="228BE271" w14:textId="77777777" w:rsidTr="00AA7E99">
        <w:trPr>
          <w:trHeight w:val="65"/>
        </w:trPr>
        <w:tc>
          <w:tcPr>
            <w:tcW w:w="1350" w:type="dxa"/>
            <w:vAlign w:val="center"/>
          </w:tcPr>
          <w:p w14:paraId="467BB07E" w14:textId="63344EFF" w:rsidR="005A1DA6" w:rsidRPr="009C7FBC" w:rsidRDefault="005A1DA6" w:rsidP="00D35947">
            <w:pPr>
              <w:rPr>
                <w:rFonts w:ascii="Arial" w:hAnsi="Arial" w:cs="Arial"/>
                <w:sz w:val="20"/>
                <w:szCs w:val="20"/>
                <w:lang w:bidi="bn-IN"/>
              </w:rPr>
            </w:pPr>
            <w:r w:rsidRPr="009C7FBC">
              <w:rPr>
                <w:rFonts w:ascii="Arial" w:hAnsi="Arial" w:cs="Arial"/>
                <w:sz w:val="20"/>
                <w:szCs w:val="20"/>
                <w:lang w:bidi="bn-IN"/>
              </w:rPr>
              <w:t>Surrender Value</w:t>
            </w:r>
          </w:p>
        </w:tc>
        <w:tc>
          <w:tcPr>
            <w:tcW w:w="9090" w:type="dxa"/>
            <w:vAlign w:val="center"/>
          </w:tcPr>
          <w:p w14:paraId="6D82C0F7" w14:textId="0B14BD08" w:rsidR="005A1DA6" w:rsidRPr="009C7FBC" w:rsidRDefault="005A1DA6" w:rsidP="00E62413">
            <w:pPr>
              <w:jc w:val="both"/>
              <w:rPr>
                <w:rFonts w:ascii="Kalpurush" w:hAnsi="Kalpurush" w:cs="Kalpurush"/>
                <w:sz w:val="20"/>
                <w:szCs w:val="20"/>
                <w:lang w:bidi="bn-IN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>আমরা আশা করি সঠিক সময় প্রিমিয়াম দিয়ে আপনি পলিসিটি মেয়াদপূর্তি পর্যন্ত কন্টিনিউ করার সাথে সাথে এই পলিসিতে থাকা হেলথ কাভারেজ, ট্যাক্স রিবেট এর সুযোগ সুবিধা উপভোগ করবেন।</w:t>
            </w:r>
          </w:p>
          <w:p w14:paraId="122EA566" w14:textId="4E39C3C1" w:rsidR="005A1DA6" w:rsidRPr="009C7FBC" w:rsidDel="004F3823" w:rsidRDefault="005A1DA6" w:rsidP="005A1DA6">
            <w:pPr>
              <w:jc w:val="both"/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তবুও আপনার অবগতির জন্য জানিয়ে রাখছি, </w:t>
            </w:r>
            <w:r w:rsidR="00BC2742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অনাকাঙ্ক্ষিত কোনো কারনে যদি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মেয়াদ পূর্তির আগে</w:t>
            </w:r>
            <w:r w:rsidR="00BC2742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ই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পলিসিটি ভেঙ্গে </w:t>
            </w:r>
            <w:r w:rsidR="00BC2742" w:rsidRPr="009C7FBC">
              <w:rPr>
                <w:rFonts w:ascii="Kalpurush" w:hAnsi="Kalpurush" w:cs="Kalpurush" w:hint="cs"/>
                <w:sz w:val="20"/>
                <w:szCs w:val="20"/>
                <w:cs/>
                <w:lang w:bidi="bn-IN"/>
              </w:rPr>
              <w:t xml:space="preserve">ফেলার প্রয়োজন হয়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তবে প্রাথমিক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বছরগুলোতে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</w:rPr>
              <w:t xml:space="preserve">Surrender Value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প্রদত্ত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প্রিমিয়ামের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চেয়ে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বেশ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কম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 xml:space="preserve">হয়। </w:t>
            </w:r>
          </w:p>
        </w:tc>
      </w:tr>
      <w:tr w:rsidR="008C2436" w:rsidRPr="009C7FBC" w14:paraId="1989FFDA" w14:textId="77777777" w:rsidTr="00AA7E99">
        <w:trPr>
          <w:trHeight w:val="665"/>
        </w:trPr>
        <w:tc>
          <w:tcPr>
            <w:tcW w:w="1350" w:type="dxa"/>
            <w:vAlign w:val="center"/>
          </w:tcPr>
          <w:p w14:paraId="31C242B4" w14:textId="6F1711D6" w:rsidR="008C2436" w:rsidRPr="009C7FBC" w:rsidDel="008C2436" w:rsidRDefault="008C2436" w:rsidP="00D35947">
            <w:pPr>
              <w:rPr>
                <w:rFonts w:ascii="Arial" w:hAnsi="Arial" w:cs="Arial"/>
                <w:sz w:val="20"/>
                <w:szCs w:val="20"/>
                <w:lang w:bidi="bn-IN"/>
              </w:rPr>
            </w:pPr>
            <w:r w:rsidRPr="009C7FBC">
              <w:rPr>
                <w:rFonts w:ascii="Arial" w:hAnsi="Arial" w:cs="Arial"/>
                <w:sz w:val="20"/>
                <w:szCs w:val="20"/>
                <w:lang w:bidi="bn-IN"/>
              </w:rPr>
              <w:t>Video Link</w:t>
            </w:r>
          </w:p>
        </w:tc>
        <w:tc>
          <w:tcPr>
            <w:tcW w:w="9090" w:type="dxa"/>
            <w:vAlign w:val="center"/>
          </w:tcPr>
          <w:p w14:paraId="0485BC00" w14:textId="3FE63FD9" w:rsidR="008C2436" w:rsidRPr="009C7FBC" w:rsidDel="008C2436" w:rsidRDefault="008C2436" w:rsidP="007E65D9">
            <w:pPr>
              <w:rPr>
                <w:rFonts w:ascii="Kalpurush" w:hAnsi="Kalpurush" w:cs="Kalpurush"/>
                <w:sz w:val="20"/>
                <w:szCs w:val="20"/>
                <w:lang w:bidi="bn-IN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>স্যার/ম্যাডাম, আমি কল শেষে আপনাকে একটি ভিডিও লিঙ্ক পাঠাচ্ছি, যেখানে আপনি</w:t>
            </w:r>
            <w:r w:rsidR="00A371FE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পেয়ে যাবেন আপনার পলিসি সচল রাখতে সহায়ক আরও গুরুত্বপূর্ণ কিছু তথ্য।  </w:t>
            </w:r>
          </w:p>
        </w:tc>
      </w:tr>
      <w:tr w:rsidR="00352F32" w:rsidRPr="009C7FBC" w14:paraId="5702E12A" w14:textId="77777777" w:rsidTr="00AA7E99">
        <w:trPr>
          <w:trHeight w:val="65"/>
        </w:trPr>
        <w:tc>
          <w:tcPr>
            <w:tcW w:w="1350" w:type="dxa"/>
            <w:vAlign w:val="center"/>
          </w:tcPr>
          <w:p w14:paraId="0755FDB3" w14:textId="600F1DB1" w:rsidR="00352F32" w:rsidRPr="009C7FBC" w:rsidRDefault="00DC725C" w:rsidP="00D35947">
            <w:pPr>
              <w:rPr>
                <w:rFonts w:ascii="Arial" w:hAnsi="Arial" w:cs="Arial"/>
                <w:sz w:val="20"/>
                <w:szCs w:val="20"/>
                <w:lang w:bidi="bn-IN"/>
              </w:rPr>
            </w:pPr>
            <w:r w:rsidRPr="009C7FBC">
              <w:rPr>
                <w:rFonts w:ascii="Arial" w:hAnsi="Arial" w:cs="Arial"/>
                <w:sz w:val="20"/>
                <w:szCs w:val="20"/>
                <w:lang w:bidi="bn-IN"/>
              </w:rPr>
              <w:t xml:space="preserve">Closing </w:t>
            </w:r>
          </w:p>
        </w:tc>
        <w:tc>
          <w:tcPr>
            <w:tcW w:w="9090" w:type="dxa"/>
            <w:vAlign w:val="center"/>
          </w:tcPr>
          <w:p w14:paraId="08F26B16" w14:textId="38F7F5CF" w:rsidR="00352F32" w:rsidRPr="009C7FBC" w:rsidRDefault="00352F32" w:rsidP="00D35947">
            <w:pPr>
              <w:rPr>
                <w:rFonts w:ascii="Kalpurush" w:hAnsi="Kalpurush" w:cs="Kalpurush"/>
                <w:sz w:val="20"/>
                <w:szCs w:val="20"/>
                <w:lang w:bidi="bn-IN"/>
              </w:rPr>
            </w:pP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আমি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আবারও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বলছি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আমি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মেটলাইফের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</w:rPr>
              <w:t>Call Center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থেকে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="00DB03EE"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>____________</w:t>
            </w:r>
            <w:r w:rsidRPr="009C7F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আপনার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সঙ্গে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কথা</w:t>
            </w:r>
            <w:r w:rsidRPr="009C7FBC">
              <w:rPr>
                <w:rFonts w:ascii="Kalpurush" w:hAnsi="Kalpurush" w:cs="Kalpurush"/>
                <w:sz w:val="20"/>
                <w:szCs w:val="20"/>
                <w:lang w:bidi="bn-IN"/>
              </w:rPr>
              <w:t xml:space="preserve"> 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বলছিলাম</w:t>
            </w:r>
            <w:r w:rsidRPr="009C7FBC"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</w:tr>
    </w:tbl>
    <w:p w14:paraId="11F065BC" w14:textId="77777777" w:rsidR="001F4B98" w:rsidRPr="003D73FE" w:rsidRDefault="001F4B98" w:rsidP="00ED7FE1">
      <w:pPr>
        <w:rPr>
          <w:rFonts w:ascii="Kalpurush" w:hAnsi="Kalpurush" w:cs="Kalpurush"/>
          <w:sz w:val="20"/>
          <w:szCs w:val="20"/>
          <w:cs/>
          <w:lang w:bidi="bn-BD"/>
        </w:rPr>
      </w:pPr>
    </w:p>
    <w:sectPr w:rsidR="001F4B98" w:rsidRPr="003D73FE" w:rsidSect="00ED7FE1">
      <w:headerReference w:type="default" r:id="rId12"/>
      <w:pgSz w:w="12240" w:h="15840" w:code="1"/>
      <w:pgMar w:top="990" w:right="1526" w:bottom="630" w:left="1714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32C8B" w14:textId="77777777" w:rsidR="004B5837" w:rsidRDefault="004B5837" w:rsidP="00571BD2">
      <w:r>
        <w:separator/>
      </w:r>
    </w:p>
  </w:endnote>
  <w:endnote w:type="continuationSeparator" w:id="0">
    <w:p w14:paraId="498C825A" w14:textId="77777777" w:rsidR="004B5837" w:rsidRDefault="004B5837" w:rsidP="00571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utonnyMJ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purush ANSI">
    <w:panose1 w:val="02000000000000000000"/>
    <w:charset w:val="00"/>
    <w:family w:val="auto"/>
    <w:pitch w:val="variable"/>
    <w:sig w:usb0="A00000AF" w:usb1="0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617F5" w14:textId="77777777" w:rsidR="004B5837" w:rsidRDefault="004B5837" w:rsidP="00571BD2">
      <w:r>
        <w:separator/>
      </w:r>
    </w:p>
  </w:footnote>
  <w:footnote w:type="continuationSeparator" w:id="0">
    <w:p w14:paraId="6B549ED8" w14:textId="77777777" w:rsidR="004B5837" w:rsidRDefault="004B5837" w:rsidP="00571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16245" w14:textId="77777777" w:rsidR="00D82BE4" w:rsidRPr="007E65D9" w:rsidRDefault="00D82BE4" w:rsidP="001B2B8E">
    <w:pPr>
      <w:pStyle w:val="Header"/>
      <w:rPr>
        <w:rFonts w:cstheme="minorBidi"/>
        <w:sz w:val="18"/>
        <w:szCs w:val="16"/>
        <w:cs/>
        <w:lang w:bidi="bn-IN"/>
      </w:rPr>
    </w:pPr>
  </w:p>
  <w:p w14:paraId="6F8D8FB7" w14:textId="2885F3AB" w:rsidR="00893E71" w:rsidRPr="00FF1D85" w:rsidRDefault="00874C12" w:rsidP="00A371FE">
    <w:pPr>
      <w:pStyle w:val="Header"/>
      <w:tabs>
        <w:tab w:val="clear" w:pos="4680"/>
        <w:tab w:val="clear" w:pos="9360"/>
        <w:tab w:val="left" w:pos="5560"/>
      </w:tabs>
      <w:rPr>
        <w:rFonts w:ascii="Arial" w:hAnsi="Arial" w:cs="Arial"/>
        <w:sz w:val="18"/>
        <w:szCs w:val="16"/>
      </w:rPr>
    </w:pPr>
    <w:r w:rsidRPr="00FF1D85">
      <w:rPr>
        <w:rFonts w:ascii="Arial" w:hAnsi="Arial" w:cs="Arial"/>
        <w:sz w:val="14"/>
        <w:szCs w:val="12"/>
      </w:rPr>
      <w:t>Last update</w:t>
    </w:r>
    <w:r w:rsidR="006C5599" w:rsidRPr="00FF1D85">
      <w:rPr>
        <w:rFonts w:ascii="Arial" w:hAnsi="Arial" w:cs="Arial"/>
        <w:sz w:val="14"/>
        <w:szCs w:val="12"/>
      </w:rPr>
      <w:t xml:space="preserve"> </w:t>
    </w:r>
    <w:r w:rsidR="00FF1D85" w:rsidRPr="00FF1D85">
      <w:rPr>
        <w:rFonts w:ascii="Arial" w:hAnsi="Arial" w:cs="Arial"/>
        <w:sz w:val="14"/>
        <w:szCs w:val="12"/>
      </w:rPr>
      <w:t>2</w:t>
    </w:r>
    <w:r w:rsidR="00006D35">
      <w:rPr>
        <w:rFonts w:ascii="Arial" w:hAnsi="Arial" w:cs="Arial"/>
        <w:sz w:val="14"/>
        <w:szCs w:val="12"/>
      </w:rPr>
      <w:t>6</w:t>
    </w:r>
    <w:r w:rsidR="00771EFB" w:rsidRPr="00FF1D85">
      <w:rPr>
        <w:rFonts w:ascii="Arial" w:hAnsi="Arial" w:cs="Arial"/>
        <w:sz w:val="14"/>
        <w:szCs w:val="12"/>
      </w:rPr>
      <w:t>-</w:t>
    </w:r>
    <w:r w:rsidR="00006D35">
      <w:rPr>
        <w:rFonts w:ascii="Arial" w:hAnsi="Arial" w:cs="Arial"/>
        <w:sz w:val="14"/>
        <w:szCs w:val="12"/>
      </w:rPr>
      <w:t>Jan</w:t>
    </w:r>
    <w:r w:rsidR="00771EFB" w:rsidRPr="00FF1D85">
      <w:rPr>
        <w:rFonts w:ascii="Arial" w:hAnsi="Arial" w:cs="Arial"/>
        <w:sz w:val="14"/>
        <w:szCs w:val="12"/>
      </w:rPr>
      <w:t>-202</w:t>
    </w:r>
    <w:r w:rsidR="00006D35">
      <w:rPr>
        <w:rFonts w:ascii="Arial" w:hAnsi="Arial" w:cs="Arial"/>
        <w:sz w:val="14"/>
        <w:szCs w:val="12"/>
      </w:rPr>
      <w:t>6</w:t>
    </w:r>
    <w:r w:rsidR="00A371FE" w:rsidRPr="00FF1D85">
      <w:rPr>
        <w:rFonts w:ascii="Arial" w:hAnsi="Arial" w:cs="Arial"/>
        <w:sz w:val="18"/>
        <w:szCs w:val="16"/>
      </w:rPr>
      <w:tab/>
    </w:r>
  </w:p>
  <w:p w14:paraId="2DF7650E" w14:textId="77777777" w:rsidR="00EB3A3B" w:rsidRDefault="007E65D9" w:rsidP="007E65D9">
    <w:pPr>
      <w:pStyle w:val="Header"/>
      <w:tabs>
        <w:tab w:val="left" w:pos="1320"/>
        <w:tab w:val="center" w:pos="4500"/>
      </w:tabs>
      <w:rPr>
        <w:sz w:val="44"/>
        <w:szCs w:val="42"/>
      </w:rPr>
    </w:pPr>
    <w:r>
      <w:rPr>
        <w:sz w:val="44"/>
        <w:szCs w:val="42"/>
      </w:rPr>
      <w:tab/>
    </w:r>
    <w:r>
      <w:rPr>
        <w:sz w:val="44"/>
        <w:szCs w:val="42"/>
      </w:rPr>
      <w:tab/>
    </w:r>
  </w:p>
  <w:p w14:paraId="24CF495B" w14:textId="1C66C745" w:rsidR="00893E71" w:rsidRPr="00AA1553" w:rsidRDefault="003D73FE" w:rsidP="00EB3A3B">
    <w:pPr>
      <w:pStyle w:val="Header"/>
      <w:tabs>
        <w:tab w:val="left" w:pos="1320"/>
        <w:tab w:val="center" w:pos="4500"/>
      </w:tabs>
      <w:jc w:val="center"/>
      <w:rPr>
        <w:rFonts w:ascii="Arial" w:hAnsi="Arial" w:cs="Arial"/>
        <w:sz w:val="44"/>
        <w:szCs w:val="42"/>
        <w:rtl/>
        <w:cs/>
        <w:lang w:bidi="bn-IN"/>
      </w:rPr>
    </w:pPr>
    <w:r w:rsidRPr="00AA1553">
      <w:rPr>
        <w:rFonts w:ascii="Arial" w:hAnsi="Arial" w:cs="Arial"/>
        <w:caps/>
        <w:noProof/>
        <w:sz w:val="32"/>
        <w:szCs w:val="32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35F472A2" wp14:editId="7DDE8D9C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2" name="Group 2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6" name="Text Box 6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D85A29" w14:textId="77777777" w:rsidR="003D73FE" w:rsidRDefault="003D73FE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3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5F472A2" id="Group 1" o:spid="_x0000_s1026" style="position:absolute;left:0;text-align:left;margin-left:82.7pt;margin-top:0;width:133.9pt;height:80.65pt;z-index:251662848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">
              <v:group id="Group 2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3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" fillcolor="white [3212]" stroked="f" strokeweight="2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ctangle 5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" filled="f" stroked="f" strokeweight=".5pt">
                <v:textbox inset=",7.2pt,,7.2pt">
                  <w:txbxContent>
                    <w:p w14:paraId="3BD85A29" w14:textId="77777777" w:rsidR="003D73FE" w:rsidRDefault="003D73FE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3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B91D77">
      <w:rPr>
        <w:rFonts w:ascii="Arial" w:hAnsi="Arial" w:cs="Arial"/>
        <w:sz w:val="36"/>
        <w:szCs w:val="36"/>
      </w:rPr>
      <w:t>Pre-Issuance</w:t>
    </w:r>
    <w:r w:rsidRPr="00AA1553">
      <w:rPr>
        <w:rFonts w:ascii="Arial" w:hAnsi="Arial" w:cs="Arial"/>
        <w:sz w:val="36"/>
        <w:szCs w:val="36"/>
      </w:rPr>
      <w:t xml:space="preserve"> </w:t>
    </w:r>
    <w:r w:rsidR="00893E71" w:rsidRPr="00AA1553">
      <w:rPr>
        <w:rFonts w:ascii="Arial" w:hAnsi="Arial" w:cs="Arial"/>
        <w:sz w:val="36"/>
        <w:szCs w:val="36"/>
      </w:rPr>
      <w:t>Call 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9B5"/>
    <w:multiLevelType w:val="hybridMultilevel"/>
    <w:tmpl w:val="70BE8C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C68DB"/>
    <w:multiLevelType w:val="hybridMultilevel"/>
    <w:tmpl w:val="CCE6250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E6E258A"/>
    <w:multiLevelType w:val="hybridMultilevel"/>
    <w:tmpl w:val="02C217FC"/>
    <w:lvl w:ilvl="0" w:tplc="DFB4A7E8">
      <w:start w:val="1"/>
      <w:numFmt w:val="lowerRoman"/>
      <w:lvlText w:val="%1."/>
      <w:lvlJc w:val="left"/>
      <w:pPr>
        <w:ind w:left="1080" w:hanging="720"/>
      </w:pPr>
      <w:rPr>
        <w:rFonts w:cs="Mang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15C1B"/>
    <w:multiLevelType w:val="hybridMultilevel"/>
    <w:tmpl w:val="6C80D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391FF4"/>
    <w:multiLevelType w:val="hybridMultilevel"/>
    <w:tmpl w:val="1862B7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0C2E95"/>
    <w:multiLevelType w:val="hybridMultilevel"/>
    <w:tmpl w:val="78C227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476F8C"/>
    <w:multiLevelType w:val="hybridMultilevel"/>
    <w:tmpl w:val="1600679C"/>
    <w:lvl w:ilvl="0" w:tplc="DAF69EA8">
      <w:start w:val="101"/>
      <w:numFmt w:val="bullet"/>
      <w:lvlText w:val="-"/>
      <w:lvlJc w:val="left"/>
      <w:pPr>
        <w:ind w:left="720" w:hanging="360"/>
      </w:pPr>
      <w:rPr>
        <w:rFonts w:ascii="Kalpurush" w:eastAsia="Times New Roman" w:hAnsi="Kalpurush" w:cs="Kalpurus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10E09"/>
    <w:multiLevelType w:val="hybridMultilevel"/>
    <w:tmpl w:val="12325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6B5364"/>
    <w:multiLevelType w:val="hybridMultilevel"/>
    <w:tmpl w:val="C8B6A386"/>
    <w:lvl w:ilvl="0" w:tplc="AA4A74A8">
      <w:start w:val="101"/>
      <w:numFmt w:val="bullet"/>
      <w:lvlText w:val="-"/>
      <w:lvlJc w:val="left"/>
      <w:pPr>
        <w:ind w:left="720" w:hanging="360"/>
      </w:pPr>
      <w:rPr>
        <w:rFonts w:ascii="Kalpurush" w:eastAsia="Times New Roman" w:hAnsi="Kalpurush" w:cs="Kalpurush" w:hint="default"/>
        <w:color w:val="C00000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02754E"/>
    <w:multiLevelType w:val="hybridMultilevel"/>
    <w:tmpl w:val="D3168FA2"/>
    <w:lvl w:ilvl="0" w:tplc="B248E5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3A3978"/>
    <w:multiLevelType w:val="hybridMultilevel"/>
    <w:tmpl w:val="A120C1AE"/>
    <w:lvl w:ilvl="0" w:tplc="D8D4C05A">
      <w:start w:val="1"/>
      <w:numFmt w:val="lowerRoman"/>
      <w:lvlText w:val="%1."/>
      <w:lvlJc w:val="left"/>
      <w:pPr>
        <w:ind w:left="1080" w:hanging="720"/>
      </w:pPr>
      <w:rPr>
        <w:rFonts w:ascii="Kalpurush" w:hAnsi="Kalpurush" w:hint="default"/>
        <w:color w:val="000000" w:themeColor="text1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02753"/>
    <w:multiLevelType w:val="hybridMultilevel"/>
    <w:tmpl w:val="7524583A"/>
    <w:lvl w:ilvl="0" w:tplc="6E4A88E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D34B87"/>
    <w:multiLevelType w:val="hybridMultilevel"/>
    <w:tmpl w:val="40B60F5C"/>
    <w:lvl w:ilvl="0" w:tplc="478294C8">
      <w:start w:val="101"/>
      <w:numFmt w:val="bullet"/>
      <w:lvlText w:val="-"/>
      <w:lvlJc w:val="left"/>
      <w:pPr>
        <w:ind w:left="720" w:hanging="360"/>
      </w:pPr>
      <w:rPr>
        <w:rFonts w:ascii="Kalpurush" w:eastAsia="Times New Roman" w:hAnsi="Kalpurush" w:cs="Kalpurus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1841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6114150">
    <w:abstractNumId w:val="5"/>
  </w:num>
  <w:num w:numId="3" w16cid:durableId="2080983509">
    <w:abstractNumId w:val="0"/>
  </w:num>
  <w:num w:numId="4" w16cid:durableId="1108042374">
    <w:abstractNumId w:val="12"/>
  </w:num>
  <w:num w:numId="5" w16cid:durableId="417336103">
    <w:abstractNumId w:val="8"/>
  </w:num>
  <w:num w:numId="6" w16cid:durableId="860361726">
    <w:abstractNumId w:val="6"/>
  </w:num>
  <w:num w:numId="7" w16cid:durableId="1864662950">
    <w:abstractNumId w:val="9"/>
  </w:num>
  <w:num w:numId="8" w16cid:durableId="1664160947">
    <w:abstractNumId w:val="11"/>
  </w:num>
  <w:num w:numId="9" w16cid:durableId="491410539">
    <w:abstractNumId w:val="2"/>
  </w:num>
  <w:num w:numId="10" w16cid:durableId="62142758">
    <w:abstractNumId w:val="10"/>
  </w:num>
  <w:num w:numId="11" w16cid:durableId="551575378">
    <w:abstractNumId w:val="1"/>
  </w:num>
  <w:num w:numId="12" w16cid:durableId="9413729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6887443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Qumrul, Sayed-Ur-Rahman">
    <w15:presenceInfo w15:providerId="AD" w15:userId="S::Sayed.Rahman@metlife.com.bd::9c92e1d8-a4c4-48c0-81d2-dfbd990469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3B2"/>
    <w:rsid w:val="00000959"/>
    <w:rsid w:val="00001D3E"/>
    <w:rsid w:val="00006D35"/>
    <w:rsid w:val="000104EF"/>
    <w:rsid w:val="00012E43"/>
    <w:rsid w:val="00017DDD"/>
    <w:rsid w:val="00020D6B"/>
    <w:rsid w:val="000220CE"/>
    <w:rsid w:val="0002386D"/>
    <w:rsid w:val="00027A57"/>
    <w:rsid w:val="00034A31"/>
    <w:rsid w:val="00036D38"/>
    <w:rsid w:val="00037D57"/>
    <w:rsid w:val="00042508"/>
    <w:rsid w:val="00042F70"/>
    <w:rsid w:val="00047421"/>
    <w:rsid w:val="000516F5"/>
    <w:rsid w:val="00054E01"/>
    <w:rsid w:val="000562DE"/>
    <w:rsid w:val="000567EA"/>
    <w:rsid w:val="000611BE"/>
    <w:rsid w:val="00061F2F"/>
    <w:rsid w:val="00062226"/>
    <w:rsid w:val="000628FC"/>
    <w:rsid w:val="00063154"/>
    <w:rsid w:val="00074B58"/>
    <w:rsid w:val="0007579A"/>
    <w:rsid w:val="00077196"/>
    <w:rsid w:val="00077691"/>
    <w:rsid w:val="00083FCE"/>
    <w:rsid w:val="00085982"/>
    <w:rsid w:val="00085D4B"/>
    <w:rsid w:val="0009208C"/>
    <w:rsid w:val="00093202"/>
    <w:rsid w:val="00095436"/>
    <w:rsid w:val="00096AB8"/>
    <w:rsid w:val="00096FDD"/>
    <w:rsid w:val="000A1907"/>
    <w:rsid w:val="000A44A8"/>
    <w:rsid w:val="000A5B27"/>
    <w:rsid w:val="000A6A57"/>
    <w:rsid w:val="000B53EA"/>
    <w:rsid w:val="000B7288"/>
    <w:rsid w:val="000B73DD"/>
    <w:rsid w:val="000B7D24"/>
    <w:rsid w:val="000C24E2"/>
    <w:rsid w:val="000C5597"/>
    <w:rsid w:val="000D26D8"/>
    <w:rsid w:val="000D3780"/>
    <w:rsid w:val="000D4121"/>
    <w:rsid w:val="000D5CE4"/>
    <w:rsid w:val="000E0011"/>
    <w:rsid w:val="000E34FB"/>
    <w:rsid w:val="000E42F3"/>
    <w:rsid w:val="000E6415"/>
    <w:rsid w:val="000E7341"/>
    <w:rsid w:val="000E7BC1"/>
    <w:rsid w:val="000F036A"/>
    <w:rsid w:val="000F2011"/>
    <w:rsid w:val="000F2C28"/>
    <w:rsid w:val="000F304B"/>
    <w:rsid w:val="000F3FC2"/>
    <w:rsid w:val="000F584A"/>
    <w:rsid w:val="000F5F2E"/>
    <w:rsid w:val="00100C24"/>
    <w:rsid w:val="001023EB"/>
    <w:rsid w:val="0010245A"/>
    <w:rsid w:val="0010323C"/>
    <w:rsid w:val="00104A9C"/>
    <w:rsid w:val="00104E31"/>
    <w:rsid w:val="001054B0"/>
    <w:rsid w:val="00110FB5"/>
    <w:rsid w:val="0011168D"/>
    <w:rsid w:val="001117CC"/>
    <w:rsid w:val="001120F5"/>
    <w:rsid w:val="00112248"/>
    <w:rsid w:val="00115816"/>
    <w:rsid w:val="00116745"/>
    <w:rsid w:val="0012009B"/>
    <w:rsid w:val="001258CB"/>
    <w:rsid w:val="0013109F"/>
    <w:rsid w:val="00131CAD"/>
    <w:rsid w:val="0013306C"/>
    <w:rsid w:val="00133D23"/>
    <w:rsid w:val="00133E42"/>
    <w:rsid w:val="0013749D"/>
    <w:rsid w:val="00142629"/>
    <w:rsid w:val="00145116"/>
    <w:rsid w:val="00146B92"/>
    <w:rsid w:val="0015207D"/>
    <w:rsid w:val="00152140"/>
    <w:rsid w:val="001536E6"/>
    <w:rsid w:val="001701EF"/>
    <w:rsid w:val="00172FE8"/>
    <w:rsid w:val="00174791"/>
    <w:rsid w:val="001754B4"/>
    <w:rsid w:val="00175E7E"/>
    <w:rsid w:val="00180486"/>
    <w:rsid w:val="00182C91"/>
    <w:rsid w:val="00183E2D"/>
    <w:rsid w:val="00183F43"/>
    <w:rsid w:val="00184FD6"/>
    <w:rsid w:val="001914C7"/>
    <w:rsid w:val="00192246"/>
    <w:rsid w:val="00192F93"/>
    <w:rsid w:val="00196DD1"/>
    <w:rsid w:val="001A1388"/>
    <w:rsid w:val="001A19E5"/>
    <w:rsid w:val="001A1E54"/>
    <w:rsid w:val="001A2785"/>
    <w:rsid w:val="001A669D"/>
    <w:rsid w:val="001A73F7"/>
    <w:rsid w:val="001B2503"/>
    <w:rsid w:val="001B2B8E"/>
    <w:rsid w:val="001C0220"/>
    <w:rsid w:val="001D0172"/>
    <w:rsid w:val="001D1830"/>
    <w:rsid w:val="001D30F2"/>
    <w:rsid w:val="001D7D15"/>
    <w:rsid w:val="001E1706"/>
    <w:rsid w:val="001E3573"/>
    <w:rsid w:val="001E4FE8"/>
    <w:rsid w:val="001E590F"/>
    <w:rsid w:val="001E6A92"/>
    <w:rsid w:val="001F2EC1"/>
    <w:rsid w:val="001F4093"/>
    <w:rsid w:val="001F4B98"/>
    <w:rsid w:val="002033FD"/>
    <w:rsid w:val="00206314"/>
    <w:rsid w:val="00213898"/>
    <w:rsid w:val="00214C7A"/>
    <w:rsid w:val="0021595F"/>
    <w:rsid w:val="00217BED"/>
    <w:rsid w:val="00217ED3"/>
    <w:rsid w:val="00222BA9"/>
    <w:rsid w:val="00223E48"/>
    <w:rsid w:val="00224463"/>
    <w:rsid w:val="00231CC9"/>
    <w:rsid w:val="00234124"/>
    <w:rsid w:val="00237EC2"/>
    <w:rsid w:val="0024336B"/>
    <w:rsid w:val="00246410"/>
    <w:rsid w:val="00246552"/>
    <w:rsid w:val="0025131B"/>
    <w:rsid w:val="00252B36"/>
    <w:rsid w:val="00254B4D"/>
    <w:rsid w:val="00255836"/>
    <w:rsid w:val="00257376"/>
    <w:rsid w:val="00260556"/>
    <w:rsid w:val="00260895"/>
    <w:rsid w:val="00260D3A"/>
    <w:rsid w:val="00276608"/>
    <w:rsid w:val="00277503"/>
    <w:rsid w:val="00277DFE"/>
    <w:rsid w:val="00283CCF"/>
    <w:rsid w:val="0029246A"/>
    <w:rsid w:val="00297597"/>
    <w:rsid w:val="002A1971"/>
    <w:rsid w:val="002A4FC8"/>
    <w:rsid w:val="002A7EEA"/>
    <w:rsid w:val="002A7FA8"/>
    <w:rsid w:val="002B026C"/>
    <w:rsid w:val="002B1E44"/>
    <w:rsid w:val="002B20CA"/>
    <w:rsid w:val="002B288A"/>
    <w:rsid w:val="002C62B9"/>
    <w:rsid w:val="002D2285"/>
    <w:rsid w:val="002D3195"/>
    <w:rsid w:val="002D4847"/>
    <w:rsid w:val="002E425A"/>
    <w:rsid w:val="002E42B8"/>
    <w:rsid w:val="002E432A"/>
    <w:rsid w:val="002E487F"/>
    <w:rsid w:val="002E73B9"/>
    <w:rsid w:val="002F1E5F"/>
    <w:rsid w:val="002F221B"/>
    <w:rsid w:val="002F439E"/>
    <w:rsid w:val="002F7F7C"/>
    <w:rsid w:val="00300F23"/>
    <w:rsid w:val="00302293"/>
    <w:rsid w:val="00304F1D"/>
    <w:rsid w:val="00305523"/>
    <w:rsid w:val="0030587C"/>
    <w:rsid w:val="00305CF5"/>
    <w:rsid w:val="003066CD"/>
    <w:rsid w:val="00310552"/>
    <w:rsid w:val="00313A3E"/>
    <w:rsid w:val="00313B70"/>
    <w:rsid w:val="0031499A"/>
    <w:rsid w:val="003159B4"/>
    <w:rsid w:val="00326677"/>
    <w:rsid w:val="00326705"/>
    <w:rsid w:val="00331988"/>
    <w:rsid w:val="00331AD1"/>
    <w:rsid w:val="00343733"/>
    <w:rsid w:val="00343D08"/>
    <w:rsid w:val="00344CA4"/>
    <w:rsid w:val="00347E15"/>
    <w:rsid w:val="00347EA8"/>
    <w:rsid w:val="00351459"/>
    <w:rsid w:val="00351E0D"/>
    <w:rsid w:val="00352F32"/>
    <w:rsid w:val="00355B24"/>
    <w:rsid w:val="00357F7E"/>
    <w:rsid w:val="0036004E"/>
    <w:rsid w:val="003619C7"/>
    <w:rsid w:val="00377624"/>
    <w:rsid w:val="0037766F"/>
    <w:rsid w:val="0038261B"/>
    <w:rsid w:val="00390091"/>
    <w:rsid w:val="00390BDB"/>
    <w:rsid w:val="00395F83"/>
    <w:rsid w:val="00397E1B"/>
    <w:rsid w:val="003A02C7"/>
    <w:rsid w:val="003A02E3"/>
    <w:rsid w:val="003A12E0"/>
    <w:rsid w:val="003B0C04"/>
    <w:rsid w:val="003B250E"/>
    <w:rsid w:val="003B2D2E"/>
    <w:rsid w:val="003B35A4"/>
    <w:rsid w:val="003B3DB9"/>
    <w:rsid w:val="003B44AF"/>
    <w:rsid w:val="003B663D"/>
    <w:rsid w:val="003C5A2D"/>
    <w:rsid w:val="003C63D3"/>
    <w:rsid w:val="003C7337"/>
    <w:rsid w:val="003C75A0"/>
    <w:rsid w:val="003C7FC1"/>
    <w:rsid w:val="003D233F"/>
    <w:rsid w:val="003D251F"/>
    <w:rsid w:val="003D7286"/>
    <w:rsid w:val="003D73FE"/>
    <w:rsid w:val="003E5D54"/>
    <w:rsid w:val="003E68B8"/>
    <w:rsid w:val="003E752B"/>
    <w:rsid w:val="003E7CCE"/>
    <w:rsid w:val="003F34E4"/>
    <w:rsid w:val="003F61C6"/>
    <w:rsid w:val="004000A0"/>
    <w:rsid w:val="00401F32"/>
    <w:rsid w:val="00402FA3"/>
    <w:rsid w:val="004049A4"/>
    <w:rsid w:val="00404E96"/>
    <w:rsid w:val="00405A03"/>
    <w:rsid w:val="00405FC7"/>
    <w:rsid w:val="00406E67"/>
    <w:rsid w:val="00407D6E"/>
    <w:rsid w:val="004106CD"/>
    <w:rsid w:val="004118C2"/>
    <w:rsid w:val="0041543C"/>
    <w:rsid w:val="00415F2A"/>
    <w:rsid w:val="00417CB6"/>
    <w:rsid w:val="00421171"/>
    <w:rsid w:val="004307C4"/>
    <w:rsid w:val="004418C2"/>
    <w:rsid w:val="00455E37"/>
    <w:rsid w:val="004633B2"/>
    <w:rsid w:val="00467811"/>
    <w:rsid w:val="00471E2E"/>
    <w:rsid w:val="00472225"/>
    <w:rsid w:val="00473411"/>
    <w:rsid w:val="0047563A"/>
    <w:rsid w:val="00482729"/>
    <w:rsid w:val="00486833"/>
    <w:rsid w:val="004873F2"/>
    <w:rsid w:val="00490270"/>
    <w:rsid w:val="004A54CA"/>
    <w:rsid w:val="004A6F13"/>
    <w:rsid w:val="004B070B"/>
    <w:rsid w:val="004B0B8E"/>
    <w:rsid w:val="004B1692"/>
    <w:rsid w:val="004B5837"/>
    <w:rsid w:val="004B6231"/>
    <w:rsid w:val="004B6445"/>
    <w:rsid w:val="004B74F1"/>
    <w:rsid w:val="004C10B4"/>
    <w:rsid w:val="004C2F06"/>
    <w:rsid w:val="004D50F3"/>
    <w:rsid w:val="004E00E5"/>
    <w:rsid w:val="004E0EC7"/>
    <w:rsid w:val="004E12CB"/>
    <w:rsid w:val="004E19A4"/>
    <w:rsid w:val="004E4994"/>
    <w:rsid w:val="004E7430"/>
    <w:rsid w:val="004F1C7F"/>
    <w:rsid w:val="004F26F3"/>
    <w:rsid w:val="004F3823"/>
    <w:rsid w:val="004F393F"/>
    <w:rsid w:val="004F3FBB"/>
    <w:rsid w:val="004F6A7C"/>
    <w:rsid w:val="004F6B0A"/>
    <w:rsid w:val="00500423"/>
    <w:rsid w:val="0050177C"/>
    <w:rsid w:val="0050364A"/>
    <w:rsid w:val="00504323"/>
    <w:rsid w:val="00511086"/>
    <w:rsid w:val="00516474"/>
    <w:rsid w:val="00517258"/>
    <w:rsid w:val="00517B1E"/>
    <w:rsid w:val="00520DED"/>
    <w:rsid w:val="0052197F"/>
    <w:rsid w:val="00522279"/>
    <w:rsid w:val="0052616D"/>
    <w:rsid w:val="00526ECE"/>
    <w:rsid w:val="00527625"/>
    <w:rsid w:val="00531188"/>
    <w:rsid w:val="00537A7E"/>
    <w:rsid w:val="005417C3"/>
    <w:rsid w:val="005421E5"/>
    <w:rsid w:val="00550F85"/>
    <w:rsid w:val="00551514"/>
    <w:rsid w:val="00552943"/>
    <w:rsid w:val="0055417C"/>
    <w:rsid w:val="0057025C"/>
    <w:rsid w:val="00571BD2"/>
    <w:rsid w:val="00573F95"/>
    <w:rsid w:val="00575BCA"/>
    <w:rsid w:val="005767F3"/>
    <w:rsid w:val="00576ED9"/>
    <w:rsid w:val="005811FE"/>
    <w:rsid w:val="005813DE"/>
    <w:rsid w:val="005821B3"/>
    <w:rsid w:val="00584098"/>
    <w:rsid w:val="00586284"/>
    <w:rsid w:val="0059323A"/>
    <w:rsid w:val="0059580C"/>
    <w:rsid w:val="00596664"/>
    <w:rsid w:val="005A1581"/>
    <w:rsid w:val="005A1DA6"/>
    <w:rsid w:val="005A4879"/>
    <w:rsid w:val="005A4E4A"/>
    <w:rsid w:val="005A4EA3"/>
    <w:rsid w:val="005A7DF8"/>
    <w:rsid w:val="005B05B0"/>
    <w:rsid w:val="005B0A11"/>
    <w:rsid w:val="005B2301"/>
    <w:rsid w:val="005B48CF"/>
    <w:rsid w:val="005B4BD8"/>
    <w:rsid w:val="005C0B50"/>
    <w:rsid w:val="005C10BD"/>
    <w:rsid w:val="005C28CA"/>
    <w:rsid w:val="005C357F"/>
    <w:rsid w:val="005C3F9B"/>
    <w:rsid w:val="005C5FF1"/>
    <w:rsid w:val="005C6EE7"/>
    <w:rsid w:val="005C7E55"/>
    <w:rsid w:val="005D172B"/>
    <w:rsid w:val="005D7558"/>
    <w:rsid w:val="005E145F"/>
    <w:rsid w:val="005E268F"/>
    <w:rsid w:val="005E4DF9"/>
    <w:rsid w:val="005E5C05"/>
    <w:rsid w:val="005E6925"/>
    <w:rsid w:val="005E739D"/>
    <w:rsid w:val="005F0A13"/>
    <w:rsid w:val="005F3593"/>
    <w:rsid w:val="005F3A8C"/>
    <w:rsid w:val="005F434D"/>
    <w:rsid w:val="00601ABC"/>
    <w:rsid w:val="00601CDB"/>
    <w:rsid w:val="00605C3E"/>
    <w:rsid w:val="006075E0"/>
    <w:rsid w:val="00611E80"/>
    <w:rsid w:val="00614121"/>
    <w:rsid w:val="00615D20"/>
    <w:rsid w:val="00616EE3"/>
    <w:rsid w:val="00616FE6"/>
    <w:rsid w:val="0061761D"/>
    <w:rsid w:val="00617ADC"/>
    <w:rsid w:val="0062438F"/>
    <w:rsid w:val="0062762C"/>
    <w:rsid w:val="0063497F"/>
    <w:rsid w:val="0063523E"/>
    <w:rsid w:val="00640078"/>
    <w:rsid w:val="0064014E"/>
    <w:rsid w:val="00640945"/>
    <w:rsid w:val="00641604"/>
    <w:rsid w:val="00642BEA"/>
    <w:rsid w:val="00642D38"/>
    <w:rsid w:val="00644C95"/>
    <w:rsid w:val="00646DE8"/>
    <w:rsid w:val="00650AF3"/>
    <w:rsid w:val="00652E6A"/>
    <w:rsid w:val="00652F6C"/>
    <w:rsid w:val="006537C0"/>
    <w:rsid w:val="00653B61"/>
    <w:rsid w:val="00654F3F"/>
    <w:rsid w:val="00661237"/>
    <w:rsid w:val="00661F03"/>
    <w:rsid w:val="00663AFF"/>
    <w:rsid w:val="00665F7A"/>
    <w:rsid w:val="00670E72"/>
    <w:rsid w:val="00674729"/>
    <w:rsid w:val="00675B78"/>
    <w:rsid w:val="00676086"/>
    <w:rsid w:val="00685B25"/>
    <w:rsid w:val="0068746E"/>
    <w:rsid w:val="0069075F"/>
    <w:rsid w:val="006912DA"/>
    <w:rsid w:val="00692D1F"/>
    <w:rsid w:val="00693C4B"/>
    <w:rsid w:val="00696A3D"/>
    <w:rsid w:val="0069769A"/>
    <w:rsid w:val="006A3791"/>
    <w:rsid w:val="006A38A9"/>
    <w:rsid w:val="006A6DF2"/>
    <w:rsid w:val="006B39D5"/>
    <w:rsid w:val="006B3A83"/>
    <w:rsid w:val="006B56CA"/>
    <w:rsid w:val="006B7687"/>
    <w:rsid w:val="006B7FD7"/>
    <w:rsid w:val="006C20BD"/>
    <w:rsid w:val="006C2B14"/>
    <w:rsid w:val="006C5599"/>
    <w:rsid w:val="006D0A17"/>
    <w:rsid w:val="006D0A6B"/>
    <w:rsid w:val="006D4AA8"/>
    <w:rsid w:val="006E21C4"/>
    <w:rsid w:val="006E54D2"/>
    <w:rsid w:val="006F5CE5"/>
    <w:rsid w:val="006F6B7E"/>
    <w:rsid w:val="00700AB1"/>
    <w:rsid w:val="007014C6"/>
    <w:rsid w:val="0070659B"/>
    <w:rsid w:val="00712298"/>
    <w:rsid w:val="00715469"/>
    <w:rsid w:val="00715F67"/>
    <w:rsid w:val="0071632D"/>
    <w:rsid w:val="00717125"/>
    <w:rsid w:val="00722B44"/>
    <w:rsid w:val="00724342"/>
    <w:rsid w:val="00725507"/>
    <w:rsid w:val="00725AEA"/>
    <w:rsid w:val="007278B9"/>
    <w:rsid w:val="00731055"/>
    <w:rsid w:val="00734656"/>
    <w:rsid w:val="00736444"/>
    <w:rsid w:val="0073649B"/>
    <w:rsid w:val="00736716"/>
    <w:rsid w:val="00741FEA"/>
    <w:rsid w:val="00742B17"/>
    <w:rsid w:val="007434B4"/>
    <w:rsid w:val="007447E0"/>
    <w:rsid w:val="007456BC"/>
    <w:rsid w:val="00747061"/>
    <w:rsid w:val="00747221"/>
    <w:rsid w:val="00747A04"/>
    <w:rsid w:val="00750513"/>
    <w:rsid w:val="00751238"/>
    <w:rsid w:val="0075339F"/>
    <w:rsid w:val="0075580D"/>
    <w:rsid w:val="00757ED3"/>
    <w:rsid w:val="00760761"/>
    <w:rsid w:val="007647C8"/>
    <w:rsid w:val="0076543F"/>
    <w:rsid w:val="0076545A"/>
    <w:rsid w:val="00765B5B"/>
    <w:rsid w:val="0076727B"/>
    <w:rsid w:val="007708B2"/>
    <w:rsid w:val="00771EFB"/>
    <w:rsid w:val="00775E27"/>
    <w:rsid w:val="0078194C"/>
    <w:rsid w:val="00781F98"/>
    <w:rsid w:val="00790387"/>
    <w:rsid w:val="00793183"/>
    <w:rsid w:val="0079407E"/>
    <w:rsid w:val="00795A67"/>
    <w:rsid w:val="00797D6E"/>
    <w:rsid w:val="007A1330"/>
    <w:rsid w:val="007A5F33"/>
    <w:rsid w:val="007A7613"/>
    <w:rsid w:val="007A769B"/>
    <w:rsid w:val="007B1CB4"/>
    <w:rsid w:val="007B69B4"/>
    <w:rsid w:val="007B6B5E"/>
    <w:rsid w:val="007C229E"/>
    <w:rsid w:val="007C59C7"/>
    <w:rsid w:val="007C5EAC"/>
    <w:rsid w:val="007C60BA"/>
    <w:rsid w:val="007C61B2"/>
    <w:rsid w:val="007C7405"/>
    <w:rsid w:val="007E132E"/>
    <w:rsid w:val="007E1F89"/>
    <w:rsid w:val="007E2F4F"/>
    <w:rsid w:val="007E65D9"/>
    <w:rsid w:val="007F4151"/>
    <w:rsid w:val="007F596D"/>
    <w:rsid w:val="007F7609"/>
    <w:rsid w:val="00803B6C"/>
    <w:rsid w:val="00804EDB"/>
    <w:rsid w:val="00804FAF"/>
    <w:rsid w:val="00807100"/>
    <w:rsid w:val="00810255"/>
    <w:rsid w:val="00813BAC"/>
    <w:rsid w:val="008148C7"/>
    <w:rsid w:val="008156B7"/>
    <w:rsid w:val="00820E83"/>
    <w:rsid w:val="0082353C"/>
    <w:rsid w:val="008239C5"/>
    <w:rsid w:val="00826E4E"/>
    <w:rsid w:val="00830DB2"/>
    <w:rsid w:val="00833D88"/>
    <w:rsid w:val="00836B79"/>
    <w:rsid w:val="00841485"/>
    <w:rsid w:val="008431DC"/>
    <w:rsid w:val="008448E5"/>
    <w:rsid w:val="00845C47"/>
    <w:rsid w:val="00852105"/>
    <w:rsid w:val="0085352C"/>
    <w:rsid w:val="00855E7E"/>
    <w:rsid w:val="00856639"/>
    <w:rsid w:val="008567D1"/>
    <w:rsid w:val="0085756A"/>
    <w:rsid w:val="00857CC6"/>
    <w:rsid w:val="00860A92"/>
    <w:rsid w:val="00870689"/>
    <w:rsid w:val="00870B39"/>
    <w:rsid w:val="00872097"/>
    <w:rsid w:val="00874C12"/>
    <w:rsid w:val="00877571"/>
    <w:rsid w:val="00880489"/>
    <w:rsid w:val="00881153"/>
    <w:rsid w:val="00883BF3"/>
    <w:rsid w:val="00884B14"/>
    <w:rsid w:val="00884FB3"/>
    <w:rsid w:val="00893E71"/>
    <w:rsid w:val="0089546E"/>
    <w:rsid w:val="00896417"/>
    <w:rsid w:val="008B0BB7"/>
    <w:rsid w:val="008C2436"/>
    <w:rsid w:val="008C384B"/>
    <w:rsid w:val="008C56D5"/>
    <w:rsid w:val="008C627C"/>
    <w:rsid w:val="008C6B5E"/>
    <w:rsid w:val="008C734F"/>
    <w:rsid w:val="008C7AA9"/>
    <w:rsid w:val="008E3FA8"/>
    <w:rsid w:val="008E47A4"/>
    <w:rsid w:val="008E52B7"/>
    <w:rsid w:val="008E6B6D"/>
    <w:rsid w:val="008F1465"/>
    <w:rsid w:val="008F5D4A"/>
    <w:rsid w:val="008F748B"/>
    <w:rsid w:val="008F7DDE"/>
    <w:rsid w:val="00900266"/>
    <w:rsid w:val="009003CB"/>
    <w:rsid w:val="00901EB3"/>
    <w:rsid w:val="0091093D"/>
    <w:rsid w:val="00911F42"/>
    <w:rsid w:val="009134BB"/>
    <w:rsid w:val="00915B4B"/>
    <w:rsid w:val="00917A23"/>
    <w:rsid w:val="00920470"/>
    <w:rsid w:val="009228DE"/>
    <w:rsid w:val="00922B86"/>
    <w:rsid w:val="0092492D"/>
    <w:rsid w:val="0092660C"/>
    <w:rsid w:val="00926A1F"/>
    <w:rsid w:val="00930AF0"/>
    <w:rsid w:val="00935EA8"/>
    <w:rsid w:val="00937AC7"/>
    <w:rsid w:val="00937DEA"/>
    <w:rsid w:val="00937E76"/>
    <w:rsid w:val="00937E7C"/>
    <w:rsid w:val="00942092"/>
    <w:rsid w:val="0094411A"/>
    <w:rsid w:val="00944C9A"/>
    <w:rsid w:val="00945AF1"/>
    <w:rsid w:val="00951206"/>
    <w:rsid w:val="0095148F"/>
    <w:rsid w:val="00951A81"/>
    <w:rsid w:val="00951D12"/>
    <w:rsid w:val="00951FAE"/>
    <w:rsid w:val="00953277"/>
    <w:rsid w:val="00955013"/>
    <w:rsid w:val="00957C1E"/>
    <w:rsid w:val="00960899"/>
    <w:rsid w:val="0096234A"/>
    <w:rsid w:val="009630AC"/>
    <w:rsid w:val="00966C21"/>
    <w:rsid w:val="00967E37"/>
    <w:rsid w:val="009711DC"/>
    <w:rsid w:val="00971C3E"/>
    <w:rsid w:val="00973694"/>
    <w:rsid w:val="00974C65"/>
    <w:rsid w:val="0097799E"/>
    <w:rsid w:val="00980ECA"/>
    <w:rsid w:val="009874AF"/>
    <w:rsid w:val="00991358"/>
    <w:rsid w:val="00992CDC"/>
    <w:rsid w:val="00992E7B"/>
    <w:rsid w:val="00994C53"/>
    <w:rsid w:val="009965CA"/>
    <w:rsid w:val="0099796F"/>
    <w:rsid w:val="009A2302"/>
    <w:rsid w:val="009A4029"/>
    <w:rsid w:val="009B03DA"/>
    <w:rsid w:val="009B13C3"/>
    <w:rsid w:val="009B3E53"/>
    <w:rsid w:val="009B6779"/>
    <w:rsid w:val="009B6947"/>
    <w:rsid w:val="009B7D9A"/>
    <w:rsid w:val="009C044B"/>
    <w:rsid w:val="009C2A0A"/>
    <w:rsid w:val="009C3F7D"/>
    <w:rsid w:val="009C53F7"/>
    <w:rsid w:val="009C6AD8"/>
    <w:rsid w:val="009C7FBC"/>
    <w:rsid w:val="009D2988"/>
    <w:rsid w:val="009D2C06"/>
    <w:rsid w:val="009D5303"/>
    <w:rsid w:val="009E1CE5"/>
    <w:rsid w:val="009F1EF5"/>
    <w:rsid w:val="009F2ED5"/>
    <w:rsid w:val="009F30C5"/>
    <w:rsid w:val="009F685A"/>
    <w:rsid w:val="00A0308A"/>
    <w:rsid w:val="00A10373"/>
    <w:rsid w:val="00A10F55"/>
    <w:rsid w:val="00A12702"/>
    <w:rsid w:val="00A141C1"/>
    <w:rsid w:val="00A170AC"/>
    <w:rsid w:val="00A17D55"/>
    <w:rsid w:val="00A17D79"/>
    <w:rsid w:val="00A25D8A"/>
    <w:rsid w:val="00A275FD"/>
    <w:rsid w:val="00A31907"/>
    <w:rsid w:val="00A31C98"/>
    <w:rsid w:val="00A35B36"/>
    <w:rsid w:val="00A36BE0"/>
    <w:rsid w:val="00A371FE"/>
    <w:rsid w:val="00A422D7"/>
    <w:rsid w:val="00A456D7"/>
    <w:rsid w:val="00A50072"/>
    <w:rsid w:val="00A50CB2"/>
    <w:rsid w:val="00A50DB9"/>
    <w:rsid w:val="00A5570E"/>
    <w:rsid w:val="00A56360"/>
    <w:rsid w:val="00A56F26"/>
    <w:rsid w:val="00A656BA"/>
    <w:rsid w:val="00A65CA4"/>
    <w:rsid w:val="00A7091E"/>
    <w:rsid w:val="00A709D9"/>
    <w:rsid w:val="00A71215"/>
    <w:rsid w:val="00A71689"/>
    <w:rsid w:val="00A71740"/>
    <w:rsid w:val="00A72037"/>
    <w:rsid w:val="00A72D71"/>
    <w:rsid w:val="00A7479D"/>
    <w:rsid w:val="00A81114"/>
    <w:rsid w:val="00A84646"/>
    <w:rsid w:val="00A872DE"/>
    <w:rsid w:val="00A874C1"/>
    <w:rsid w:val="00AA0220"/>
    <w:rsid w:val="00AA1553"/>
    <w:rsid w:val="00AA5DEF"/>
    <w:rsid w:val="00AA7E99"/>
    <w:rsid w:val="00AB1619"/>
    <w:rsid w:val="00AC2BD0"/>
    <w:rsid w:val="00AD1AA7"/>
    <w:rsid w:val="00AD3359"/>
    <w:rsid w:val="00AD51E8"/>
    <w:rsid w:val="00AE0490"/>
    <w:rsid w:val="00AE09E9"/>
    <w:rsid w:val="00AE1476"/>
    <w:rsid w:val="00AE42C5"/>
    <w:rsid w:val="00AE7250"/>
    <w:rsid w:val="00AE75D1"/>
    <w:rsid w:val="00AE79F6"/>
    <w:rsid w:val="00AE7E40"/>
    <w:rsid w:val="00AF3B87"/>
    <w:rsid w:val="00AF680F"/>
    <w:rsid w:val="00B00123"/>
    <w:rsid w:val="00B00255"/>
    <w:rsid w:val="00B00E68"/>
    <w:rsid w:val="00B01141"/>
    <w:rsid w:val="00B02396"/>
    <w:rsid w:val="00B03299"/>
    <w:rsid w:val="00B036B9"/>
    <w:rsid w:val="00B03C09"/>
    <w:rsid w:val="00B06F52"/>
    <w:rsid w:val="00B073E6"/>
    <w:rsid w:val="00B2502B"/>
    <w:rsid w:val="00B3115F"/>
    <w:rsid w:val="00B36C17"/>
    <w:rsid w:val="00B44214"/>
    <w:rsid w:val="00B50C77"/>
    <w:rsid w:val="00B51425"/>
    <w:rsid w:val="00B52330"/>
    <w:rsid w:val="00B552F8"/>
    <w:rsid w:val="00B7071A"/>
    <w:rsid w:val="00B71CF1"/>
    <w:rsid w:val="00B72C7C"/>
    <w:rsid w:val="00B74C4C"/>
    <w:rsid w:val="00B74CE5"/>
    <w:rsid w:val="00B75E22"/>
    <w:rsid w:val="00B7723D"/>
    <w:rsid w:val="00B80ABD"/>
    <w:rsid w:val="00B82B5D"/>
    <w:rsid w:val="00B83D19"/>
    <w:rsid w:val="00B848F5"/>
    <w:rsid w:val="00B86101"/>
    <w:rsid w:val="00B87AA6"/>
    <w:rsid w:val="00B90675"/>
    <w:rsid w:val="00B91065"/>
    <w:rsid w:val="00B91D77"/>
    <w:rsid w:val="00B92E1E"/>
    <w:rsid w:val="00B976E0"/>
    <w:rsid w:val="00BA0798"/>
    <w:rsid w:val="00BA0EF8"/>
    <w:rsid w:val="00BA6FC7"/>
    <w:rsid w:val="00BA7EF2"/>
    <w:rsid w:val="00BB4E23"/>
    <w:rsid w:val="00BB5A4B"/>
    <w:rsid w:val="00BB6FC2"/>
    <w:rsid w:val="00BC2742"/>
    <w:rsid w:val="00BC47B8"/>
    <w:rsid w:val="00BC4CE6"/>
    <w:rsid w:val="00BC5039"/>
    <w:rsid w:val="00BD0D38"/>
    <w:rsid w:val="00BD6E4F"/>
    <w:rsid w:val="00BE0044"/>
    <w:rsid w:val="00BE38DE"/>
    <w:rsid w:val="00BE4986"/>
    <w:rsid w:val="00BE60BB"/>
    <w:rsid w:val="00BE6462"/>
    <w:rsid w:val="00BF0E95"/>
    <w:rsid w:val="00BF6305"/>
    <w:rsid w:val="00BF64BF"/>
    <w:rsid w:val="00C00C1A"/>
    <w:rsid w:val="00C022CE"/>
    <w:rsid w:val="00C032D2"/>
    <w:rsid w:val="00C04B77"/>
    <w:rsid w:val="00C104DF"/>
    <w:rsid w:val="00C13013"/>
    <w:rsid w:val="00C144B7"/>
    <w:rsid w:val="00C163EF"/>
    <w:rsid w:val="00C21A68"/>
    <w:rsid w:val="00C21BC8"/>
    <w:rsid w:val="00C21EC3"/>
    <w:rsid w:val="00C25212"/>
    <w:rsid w:val="00C25BEC"/>
    <w:rsid w:val="00C27B14"/>
    <w:rsid w:val="00C31A9E"/>
    <w:rsid w:val="00C32874"/>
    <w:rsid w:val="00C33E3C"/>
    <w:rsid w:val="00C348BD"/>
    <w:rsid w:val="00C34F0E"/>
    <w:rsid w:val="00C37B00"/>
    <w:rsid w:val="00C439BE"/>
    <w:rsid w:val="00C45566"/>
    <w:rsid w:val="00C475B4"/>
    <w:rsid w:val="00C5275F"/>
    <w:rsid w:val="00C62E34"/>
    <w:rsid w:val="00C6524D"/>
    <w:rsid w:val="00C66359"/>
    <w:rsid w:val="00C67CB6"/>
    <w:rsid w:val="00C7529A"/>
    <w:rsid w:val="00C76F03"/>
    <w:rsid w:val="00C81206"/>
    <w:rsid w:val="00C84B48"/>
    <w:rsid w:val="00C93250"/>
    <w:rsid w:val="00C9574D"/>
    <w:rsid w:val="00CA0941"/>
    <w:rsid w:val="00CA0B3F"/>
    <w:rsid w:val="00CA0EEC"/>
    <w:rsid w:val="00CB05A4"/>
    <w:rsid w:val="00CC4929"/>
    <w:rsid w:val="00CC594C"/>
    <w:rsid w:val="00CD26F1"/>
    <w:rsid w:val="00CD4087"/>
    <w:rsid w:val="00CD46B7"/>
    <w:rsid w:val="00CD7355"/>
    <w:rsid w:val="00CE53C6"/>
    <w:rsid w:val="00CE578E"/>
    <w:rsid w:val="00CF3681"/>
    <w:rsid w:val="00CF3924"/>
    <w:rsid w:val="00CF4225"/>
    <w:rsid w:val="00CF5EC1"/>
    <w:rsid w:val="00D001E3"/>
    <w:rsid w:val="00D006A8"/>
    <w:rsid w:val="00D01315"/>
    <w:rsid w:val="00D01D08"/>
    <w:rsid w:val="00D10F78"/>
    <w:rsid w:val="00D121B6"/>
    <w:rsid w:val="00D151F1"/>
    <w:rsid w:val="00D15519"/>
    <w:rsid w:val="00D15E19"/>
    <w:rsid w:val="00D1621E"/>
    <w:rsid w:val="00D1654B"/>
    <w:rsid w:val="00D1748B"/>
    <w:rsid w:val="00D1758D"/>
    <w:rsid w:val="00D21C9F"/>
    <w:rsid w:val="00D21EBF"/>
    <w:rsid w:val="00D26CD2"/>
    <w:rsid w:val="00D27470"/>
    <w:rsid w:val="00D35947"/>
    <w:rsid w:val="00D3671D"/>
    <w:rsid w:val="00D43025"/>
    <w:rsid w:val="00D43645"/>
    <w:rsid w:val="00D47BC5"/>
    <w:rsid w:val="00D51503"/>
    <w:rsid w:val="00D524B5"/>
    <w:rsid w:val="00D579E9"/>
    <w:rsid w:val="00D60B0E"/>
    <w:rsid w:val="00D61F7F"/>
    <w:rsid w:val="00D64CE6"/>
    <w:rsid w:val="00D65F5E"/>
    <w:rsid w:val="00D776C5"/>
    <w:rsid w:val="00D80A1C"/>
    <w:rsid w:val="00D82BE4"/>
    <w:rsid w:val="00D91592"/>
    <w:rsid w:val="00D92599"/>
    <w:rsid w:val="00D97BEF"/>
    <w:rsid w:val="00DA33DA"/>
    <w:rsid w:val="00DA76AE"/>
    <w:rsid w:val="00DB03EE"/>
    <w:rsid w:val="00DB32FD"/>
    <w:rsid w:val="00DB4461"/>
    <w:rsid w:val="00DB6ADF"/>
    <w:rsid w:val="00DC0C86"/>
    <w:rsid w:val="00DC2DBB"/>
    <w:rsid w:val="00DC3A1F"/>
    <w:rsid w:val="00DC6036"/>
    <w:rsid w:val="00DC725C"/>
    <w:rsid w:val="00DD138B"/>
    <w:rsid w:val="00DD1F23"/>
    <w:rsid w:val="00DD2E19"/>
    <w:rsid w:val="00DD4131"/>
    <w:rsid w:val="00DF1ADE"/>
    <w:rsid w:val="00DF238C"/>
    <w:rsid w:val="00DF7FBD"/>
    <w:rsid w:val="00E0306C"/>
    <w:rsid w:val="00E03329"/>
    <w:rsid w:val="00E06A5C"/>
    <w:rsid w:val="00E1060C"/>
    <w:rsid w:val="00E130F0"/>
    <w:rsid w:val="00E16396"/>
    <w:rsid w:val="00E20786"/>
    <w:rsid w:val="00E22FF9"/>
    <w:rsid w:val="00E230C1"/>
    <w:rsid w:val="00E242DA"/>
    <w:rsid w:val="00E266CF"/>
    <w:rsid w:val="00E2729E"/>
    <w:rsid w:val="00E316A5"/>
    <w:rsid w:val="00E33BCC"/>
    <w:rsid w:val="00E3520D"/>
    <w:rsid w:val="00E42157"/>
    <w:rsid w:val="00E46DAB"/>
    <w:rsid w:val="00E47A5E"/>
    <w:rsid w:val="00E5218A"/>
    <w:rsid w:val="00E54A38"/>
    <w:rsid w:val="00E552B6"/>
    <w:rsid w:val="00E603AD"/>
    <w:rsid w:val="00E610C4"/>
    <w:rsid w:val="00E62413"/>
    <w:rsid w:val="00E639A5"/>
    <w:rsid w:val="00E64007"/>
    <w:rsid w:val="00E647A1"/>
    <w:rsid w:val="00E70484"/>
    <w:rsid w:val="00E70C10"/>
    <w:rsid w:val="00E735EA"/>
    <w:rsid w:val="00E750BD"/>
    <w:rsid w:val="00E83F62"/>
    <w:rsid w:val="00E8446B"/>
    <w:rsid w:val="00E90E28"/>
    <w:rsid w:val="00E92510"/>
    <w:rsid w:val="00E9343B"/>
    <w:rsid w:val="00EA06E4"/>
    <w:rsid w:val="00EA21F0"/>
    <w:rsid w:val="00EA2F0B"/>
    <w:rsid w:val="00EA3B93"/>
    <w:rsid w:val="00EA5725"/>
    <w:rsid w:val="00EA5D51"/>
    <w:rsid w:val="00EA5DE5"/>
    <w:rsid w:val="00EB0463"/>
    <w:rsid w:val="00EB0B0E"/>
    <w:rsid w:val="00EB2BE9"/>
    <w:rsid w:val="00EB3A3B"/>
    <w:rsid w:val="00EB5BBB"/>
    <w:rsid w:val="00EB7A2C"/>
    <w:rsid w:val="00EC0CD3"/>
    <w:rsid w:val="00EC0EB8"/>
    <w:rsid w:val="00EC1B73"/>
    <w:rsid w:val="00EC2FB6"/>
    <w:rsid w:val="00EC3675"/>
    <w:rsid w:val="00EC68E0"/>
    <w:rsid w:val="00EC7A26"/>
    <w:rsid w:val="00ED1CB3"/>
    <w:rsid w:val="00ED6BA9"/>
    <w:rsid w:val="00ED7FE1"/>
    <w:rsid w:val="00EE0337"/>
    <w:rsid w:val="00EE0E17"/>
    <w:rsid w:val="00EE1FE6"/>
    <w:rsid w:val="00EE3AEB"/>
    <w:rsid w:val="00EE7852"/>
    <w:rsid w:val="00EF4254"/>
    <w:rsid w:val="00F011D9"/>
    <w:rsid w:val="00F05D95"/>
    <w:rsid w:val="00F06345"/>
    <w:rsid w:val="00F10519"/>
    <w:rsid w:val="00F11149"/>
    <w:rsid w:val="00F11AED"/>
    <w:rsid w:val="00F144BA"/>
    <w:rsid w:val="00F15B90"/>
    <w:rsid w:val="00F16849"/>
    <w:rsid w:val="00F2481D"/>
    <w:rsid w:val="00F2523B"/>
    <w:rsid w:val="00F26303"/>
    <w:rsid w:val="00F270FB"/>
    <w:rsid w:val="00F31C0D"/>
    <w:rsid w:val="00F3449C"/>
    <w:rsid w:val="00F34C3E"/>
    <w:rsid w:val="00F40035"/>
    <w:rsid w:val="00F40CCD"/>
    <w:rsid w:val="00F40F03"/>
    <w:rsid w:val="00F4426D"/>
    <w:rsid w:val="00F45BBA"/>
    <w:rsid w:val="00F52140"/>
    <w:rsid w:val="00F5287A"/>
    <w:rsid w:val="00F5349A"/>
    <w:rsid w:val="00F54EEA"/>
    <w:rsid w:val="00F60330"/>
    <w:rsid w:val="00F60334"/>
    <w:rsid w:val="00F616D8"/>
    <w:rsid w:val="00F64019"/>
    <w:rsid w:val="00F64386"/>
    <w:rsid w:val="00F66D02"/>
    <w:rsid w:val="00F70B39"/>
    <w:rsid w:val="00F71F15"/>
    <w:rsid w:val="00F743FE"/>
    <w:rsid w:val="00F752C5"/>
    <w:rsid w:val="00F8255D"/>
    <w:rsid w:val="00F83C9F"/>
    <w:rsid w:val="00F8474D"/>
    <w:rsid w:val="00F86E50"/>
    <w:rsid w:val="00F87AD1"/>
    <w:rsid w:val="00F9045C"/>
    <w:rsid w:val="00F94354"/>
    <w:rsid w:val="00F95EC0"/>
    <w:rsid w:val="00FA1445"/>
    <w:rsid w:val="00FA168A"/>
    <w:rsid w:val="00FA20DB"/>
    <w:rsid w:val="00FB077E"/>
    <w:rsid w:val="00FB1298"/>
    <w:rsid w:val="00FB269B"/>
    <w:rsid w:val="00FB27B9"/>
    <w:rsid w:val="00FB5D73"/>
    <w:rsid w:val="00FB696C"/>
    <w:rsid w:val="00FC0BF5"/>
    <w:rsid w:val="00FC3741"/>
    <w:rsid w:val="00FC5ED9"/>
    <w:rsid w:val="00FD1D52"/>
    <w:rsid w:val="00FD2143"/>
    <w:rsid w:val="00FD43C7"/>
    <w:rsid w:val="00FD6F37"/>
    <w:rsid w:val="00FD70E8"/>
    <w:rsid w:val="00FE3656"/>
    <w:rsid w:val="00FE43C5"/>
    <w:rsid w:val="00FE7C77"/>
    <w:rsid w:val="00FE7DC6"/>
    <w:rsid w:val="00FF1D85"/>
    <w:rsid w:val="00FF3892"/>
    <w:rsid w:val="00FF3C5C"/>
    <w:rsid w:val="00FF51DC"/>
    <w:rsid w:val="1830D5EC"/>
    <w:rsid w:val="2F57A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229ED0"/>
  <w15:docId w15:val="{069FEABD-F545-4DE7-8769-222C22E3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bn-BD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20CA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184FD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172F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72F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400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571B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71BD2"/>
    <w:rPr>
      <w:sz w:val="24"/>
      <w:szCs w:val="24"/>
      <w:lang w:bidi="ar-SA"/>
    </w:rPr>
  </w:style>
  <w:style w:type="paragraph" w:styleId="Footer">
    <w:name w:val="footer"/>
    <w:basedOn w:val="Normal"/>
    <w:link w:val="FooterChar"/>
    <w:rsid w:val="00571B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71BD2"/>
    <w:rPr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807100"/>
    <w:pPr>
      <w:ind w:left="720"/>
    </w:pPr>
    <w:rPr>
      <w:rFonts w:ascii="Calibri" w:eastAsia="Calibri" w:hAnsi="Calibri" w:cs="Calibri"/>
      <w:sz w:val="22"/>
      <w:szCs w:val="22"/>
    </w:rPr>
  </w:style>
  <w:style w:type="character" w:styleId="CommentReference">
    <w:name w:val="annotation reference"/>
    <w:rsid w:val="0010323C"/>
    <w:rPr>
      <w:sz w:val="16"/>
      <w:szCs w:val="16"/>
    </w:rPr>
  </w:style>
  <w:style w:type="paragraph" w:styleId="CommentText">
    <w:name w:val="annotation text"/>
    <w:basedOn w:val="Normal"/>
    <w:link w:val="CommentTextChar"/>
    <w:rsid w:val="0010323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0323C"/>
  </w:style>
  <w:style w:type="paragraph" w:styleId="CommentSubject">
    <w:name w:val="annotation subject"/>
    <w:basedOn w:val="CommentText"/>
    <w:next w:val="CommentText"/>
    <w:link w:val="CommentSubjectChar"/>
    <w:rsid w:val="0010323C"/>
    <w:rPr>
      <w:b/>
      <w:bCs/>
    </w:rPr>
  </w:style>
  <w:style w:type="character" w:customStyle="1" w:styleId="CommentSubjectChar">
    <w:name w:val="Comment Subject Char"/>
    <w:link w:val="CommentSubject"/>
    <w:rsid w:val="0010323C"/>
    <w:rPr>
      <w:b/>
      <w:bCs/>
    </w:rPr>
  </w:style>
  <w:style w:type="paragraph" w:customStyle="1" w:styleId="Default">
    <w:name w:val="Default"/>
    <w:rsid w:val="009003CB"/>
    <w:pPr>
      <w:autoSpaceDE w:val="0"/>
      <w:autoSpaceDN w:val="0"/>
      <w:adjustRightInd w:val="0"/>
    </w:pPr>
    <w:rPr>
      <w:rFonts w:ascii="SutonnyMJ" w:hAnsi="SutonnyMJ" w:cs="SutonnyMJ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674729"/>
    <w:rPr>
      <w:i/>
      <w:iCs/>
    </w:rPr>
  </w:style>
  <w:style w:type="character" w:customStyle="1" w:styleId="Heading1Char">
    <w:name w:val="Heading 1 Char"/>
    <w:basedOn w:val="DefaultParagraphFont"/>
    <w:link w:val="Heading1"/>
    <w:rsid w:val="00184F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ar-SA"/>
    </w:rPr>
  </w:style>
  <w:style w:type="character" w:styleId="Hyperlink">
    <w:name w:val="Hyperlink"/>
    <w:rsid w:val="00260895"/>
    <w:rPr>
      <w:color w:val="0000FF"/>
      <w:u w:val="single"/>
    </w:rPr>
  </w:style>
  <w:style w:type="paragraph" w:styleId="Revision">
    <w:name w:val="Revision"/>
    <w:hidden/>
    <w:uiPriority w:val="99"/>
    <w:semiHidden/>
    <w:rsid w:val="001A2785"/>
    <w:rPr>
      <w:sz w:val="24"/>
      <w:szCs w:val="24"/>
      <w:lang w:bidi="ar-SA"/>
    </w:rPr>
  </w:style>
  <w:style w:type="table" w:styleId="PlainTable1">
    <w:name w:val="Plain Table 1"/>
    <w:basedOn w:val="TableNormal"/>
    <w:uiPriority w:val="41"/>
    <w:rsid w:val="00775E2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75E2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semiHidden/>
    <w:unhideWhenUsed/>
    <w:rsid w:val="00F26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4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f5af0f96-557c-40e5-b74f-4de88d247c44" ContentTypeId="0x0101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c3a60732cff4bd6a1032848edf6a57b xmlns="d18c1617-1ac8-4b22-9cef-b2ac240d88cb">
      <Terms xmlns="http://schemas.microsoft.com/office/infopath/2007/PartnerControls"/>
    </pc3a60732cff4bd6a1032848edf6a57b>
    <TaxKeywordTaxHTField xmlns="d18c1617-1ac8-4b22-9cef-b2ac240d88cb">
      <Terms xmlns="http://schemas.microsoft.com/office/infopath/2007/PartnerControls"/>
    </TaxKeywordTaxHTField>
    <aa413b61045448e6bc230aa29a84eb0b xmlns="d18c1617-1ac8-4b22-9cef-b2ac240d88cb">
      <Terms xmlns="http://schemas.microsoft.com/office/infopath/2007/PartnerControls"/>
    </aa413b61045448e6bc230aa29a84eb0b>
    <hae69c9a3b974f6ea09ed5059cd93782 xmlns="d18c1617-1ac8-4b22-9cef-b2ac240d88cb">
      <Terms xmlns="http://schemas.microsoft.com/office/infopath/2007/PartnerControls"/>
    </hae69c9a3b974f6ea09ed5059cd93782>
    <o2a67a7f239d463099c84f831d9f71a7 xmlns="d18c1617-1ac8-4b22-9cef-b2ac240d88cb">
      <Terms xmlns="http://schemas.microsoft.com/office/infopath/2007/PartnerControls"/>
    </o2a67a7f239d463099c84f831d9f71a7>
    <TaxCatchAll xmlns="d18c1617-1ac8-4b22-9cef-b2ac240d88cb" xsi:nil="true"/>
    <_Flow_SignoffStatus xmlns="45ee9452-c42f-4e68-883c-021d3a48145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C281A669477D4E86B5D095D815E991" ma:contentTypeVersion="26" ma:contentTypeDescription="Create a new document." ma:contentTypeScope="" ma:versionID="8fbdf0338d3e1764827c190cf61323a7">
  <xsd:schema xmlns:xsd="http://www.w3.org/2001/XMLSchema" xmlns:xs="http://www.w3.org/2001/XMLSchema" xmlns:p="http://schemas.microsoft.com/office/2006/metadata/properties" xmlns:ns2="d18c1617-1ac8-4b22-9cef-b2ac240d88cb" xmlns:ns3="45ee9452-c42f-4e68-883c-021d3a481455" xmlns:ns4="5257924a-49a0-44cb-b384-46822d5b3049" targetNamespace="http://schemas.microsoft.com/office/2006/metadata/properties" ma:root="true" ma:fieldsID="1dfe7d50c390dc4df47c96afacddd943" ns2:_="" ns3:_="" ns4:_="">
    <xsd:import namespace="d18c1617-1ac8-4b22-9cef-b2ac240d88cb"/>
    <xsd:import namespace="45ee9452-c42f-4e68-883c-021d3a481455"/>
    <xsd:import namespace="5257924a-49a0-44cb-b384-46822d5b3049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2:TaxCatchAllLabel" minOccurs="0"/>
                <xsd:element ref="ns2:hae69c9a3b974f6ea09ed5059cd93782" minOccurs="0"/>
                <xsd:element ref="ns2:aa413b61045448e6bc230aa29a84eb0b" minOccurs="0"/>
                <xsd:element ref="ns2:o2a67a7f239d463099c84f831d9f71a7" minOccurs="0"/>
                <xsd:element ref="ns2:pc3a60732cff4bd6a1032848edf6a57b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c1617-1ac8-4b22-9cef-b2ac240d88cb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8" nillable="true" ma:taxonomy="true" ma:internalName="TaxKeywordTaxHTField" ma:taxonomyFieldName="TaxKeyword" ma:displayName="Enterprise Keywords" ma:fieldId="{23f27201-bee3-471e-b2e7-b64fd8b7ca38}" ma:taxonomyMulti="true" ma:sspId="f5af0f96-557c-40e5-b74f-4de88d247c4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7294642b-9962-4f5a-b80b-0deaadd9b349}" ma:internalName="TaxCatchAll" ma:showField="CatchAllData" ma:web="5257924a-49a0-44cb-b384-46822d5b30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7294642b-9962-4f5a-b80b-0deaadd9b349}" ma:internalName="TaxCatchAllLabel" ma:readOnly="true" ma:showField="CatchAllDataLabel" ma:web="5257924a-49a0-44cb-b384-46822d5b30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hae69c9a3b974f6ea09ed5059cd93782" ma:index="12" nillable="true" ma:taxonomy="true" ma:internalName="hae69c9a3b974f6ea09ed5059cd93782" ma:taxonomyFieldName="ML_Geography" ma:displayName="Geography" ma:fieldId="{1ae69c9a-3b97-4f6e-a09e-d5059cd93782}" ma:taxonomyMulti="true" ma:sspId="f5af0f96-557c-40e5-b74f-4de88d247c44" ma:termSetId="f4bc552d-80e9-412b-b8d4-dc34d9eb862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a413b61045448e6bc230aa29a84eb0b" ma:index="14" nillable="true" ma:taxonomy="true" ma:internalName="aa413b61045448e6bc230aa29a84eb0b" ma:taxonomyFieldName="ML_LineOfBusiness" ma:displayName="Line of Business" ma:fieldId="{aa413b61-0454-48e6-bc23-0aa29a84eb0b}" ma:taxonomyMulti="true" ma:sspId="f5af0f96-557c-40e5-b74f-4de88d247c44" ma:termSetId="46c83da5-9adb-4a6d-91e4-77f5077fc76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2a67a7f239d463099c84f831d9f71a7" ma:index="16" nillable="true" ma:taxonomy="true" ma:internalName="o2a67a7f239d463099c84f831d9f71a7" ma:taxonomyFieldName="ML_OfficeLocation" ma:displayName="Office Location" ma:fieldId="{82a67a7f-239d-4630-99c8-4f831d9f71a7}" ma:taxonomyMulti="true" ma:sspId="f5af0f96-557c-40e5-b74f-4de88d247c44" ma:termSetId="441ea418-53ba-4ba6-ade2-cf7ca33080f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c3a60732cff4bd6a1032848edf6a57b" ma:index="18" nillable="true" ma:taxonomy="true" ma:internalName="pc3a60732cff4bd6a1032848edf6a57b" ma:taxonomyFieldName="ML_Roles" ma:displayName="Roles" ma:fieldId="{9c3a6073-2cff-4bd6-a103-2848edf6a57b}" ma:taxonomyMulti="true" ma:sspId="f5af0f96-557c-40e5-b74f-4de88d247c44" ma:termSetId="79b653d6-6741-48c0-b5a8-f7c31de24a4b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e9452-c42f-4e68-883c-021d3a4814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3" nillable="true" ma:displayName="Tags" ma:internalName="MediaServiceAutoTags" ma:readOnly="true">
      <xsd:simpleType>
        <xsd:restriction base="dms:Text"/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9" nillable="true" ma:displayName="Location" ma:internalName="MediaServiceLocation" ma:readOnly="true">
      <xsd:simpleType>
        <xsd:restriction base="dms:Text"/>
      </xsd:simpleType>
    </xsd:element>
    <xsd:element name="_Flow_SignoffStatus" ma:index="32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7924a-49a0-44cb-b384-46822d5b3049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2A0897-931B-4A66-803E-65ADD307D27B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D7508DAB-994A-492A-BFA6-46DBD24555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8B91C8-5D8E-4125-8B98-0E6B72F07AB0}">
  <ds:schemaRefs>
    <ds:schemaRef ds:uri="http://schemas.microsoft.com/office/2006/metadata/properties"/>
    <ds:schemaRef ds:uri="http://schemas.microsoft.com/office/infopath/2007/PartnerControls"/>
    <ds:schemaRef ds:uri="d18c1617-1ac8-4b22-9cef-b2ac240d88cb"/>
    <ds:schemaRef ds:uri="45ee9452-c42f-4e68-883c-021d3a481455"/>
  </ds:schemaRefs>
</ds:datastoreItem>
</file>

<file path=customXml/itemProps4.xml><?xml version="1.0" encoding="utf-8"?>
<ds:datastoreItem xmlns:ds="http://schemas.openxmlformats.org/officeDocument/2006/customXml" ds:itemID="{B7DAB323-4C04-4338-8943-BE80ECB80EB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81414F4-C4A9-4D0B-B43C-AFF482B6B5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8c1617-1ac8-4b22-9cef-b2ac240d88cb"/>
    <ds:schemaRef ds:uri="45ee9452-c42f-4e68-883c-021d3a481455"/>
    <ds:schemaRef ds:uri="5257924a-49a0-44cb-b384-46822d5b30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2796</TotalTime>
  <Pages>2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25 †k RyjvB 2011Bs</vt:lpstr>
    </vt:vector>
  </TitlesOfParts>
  <Company>Hewlett-Packard Company</Company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 †k RyjvB 2011Bs</dc:title>
  <dc:creator>mustafizur</dc:creator>
  <cp:lastModifiedBy>Qumrul, Sayed-Ur-Rahman</cp:lastModifiedBy>
  <cp:revision>91</cp:revision>
  <cp:lastPrinted>2026-02-17T09:08:00Z</cp:lastPrinted>
  <dcterms:created xsi:type="dcterms:W3CDTF">2026-01-27T05:51:00Z</dcterms:created>
  <dcterms:modified xsi:type="dcterms:W3CDTF">2026-05-11T04:15:00Z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0x010100E3C281A669477D4E86B5D095D815E991</vt:lpwstr>
  </property>
  <property fmtid="{D5CDD505-2E9C-101B-9397-08002B2CF9AE}" pid="3" name="ML_LineOfBusiness">
    <vt:lpwstr/>
  </property>
  <property fmtid="{D5CDD505-2E9C-101B-9397-08002B2CF9AE}" pid="4" name="TaxKeyword">
    <vt:lpwstr/>
  </property>
  <property fmtid="{D5CDD505-2E9C-101B-9397-08002B2CF9AE}" pid="5" name="ML_Roles">
    <vt:lpwstr/>
  </property>
  <property fmtid="{D5CDD505-2E9C-101B-9397-08002B2CF9AE}" pid="6" name="ML_OfficeLocation">
    <vt:lpwstr/>
  </property>
  <property fmtid="{D5CDD505-2E9C-101B-9397-08002B2CF9AE}" pid="7" name="ML_Geography">
    <vt:lpwstr/>
  </property>
  <property fmtid="{D5CDD505-2E9C-101B-9397-08002B2CF9AE}" pid="8" name="GrammarlyDocumentId">
    <vt:lpwstr>787a76e1-c5a3-40ca-bbba-c0af533eb0d7</vt:lpwstr>
  </property>
</Properties>
</file>